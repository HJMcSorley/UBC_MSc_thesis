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AD899" w14:textId="77777777" w:rsidR="00271E08" w:rsidRDefault="00271E08">
      <w:pPr>
        <w:pStyle w:val="Title"/>
      </w:pPr>
    </w:p>
    <w:p w14:paraId="48E44BEF" w14:textId="77777777" w:rsidR="00271E08" w:rsidRDefault="00271E08">
      <w:pPr>
        <w:pStyle w:val="Title"/>
      </w:pPr>
    </w:p>
    <w:p w14:paraId="7941EE4E" w14:textId="77777777" w:rsidR="00B86FD2" w:rsidRDefault="00972F25" w:rsidP="00AA43D9">
      <w:pPr>
        <w:pStyle w:val="Title"/>
        <w:jc w:val="center"/>
      </w:pPr>
      <w:r>
        <w:t xml:space="preserve">Quantifying variability </w:t>
      </w:r>
      <w:r w:rsidR="00AA43D9">
        <w:t xml:space="preserve">and synchrony </w:t>
      </w:r>
      <w:r>
        <w:t>in source water quality across nested catchments of a protected second growth forested water supply area</w:t>
      </w:r>
    </w:p>
    <w:p w14:paraId="71602869" w14:textId="77777777" w:rsidR="00AA43D9" w:rsidRDefault="00AA43D9" w:rsidP="00AA43D9"/>
    <w:p w14:paraId="10FB2A93" w14:textId="77777777" w:rsidR="00AA43D9" w:rsidRPr="00AA43D9" w:rsidRDefault="00AA43D9" w:rsidP="00AA43D9">
      <w:pPr>
        <w:jc w:val="center"/>
        <w:rPr>
          <w:i/>
          <w:iCs/>
          <w:color w:val="808080" w:themeColor="background1" w:themeShade="80"/>
          <w:sz w:val="32"/>
          <w:szCs w:val="32"/>
        </w:rPr>
      </w:pPr>
      <w:r w:rsidRPr="00AA43D9">
        <w:rPr>
          <w:i/>
          <w:iCs/>
          <w:color w:val="808080" w:themeColor="background1" w:themeShade="80"/>
          <w:sz w:val="32"/>
          <w:szCs w:val="32"/>
        </w:rPr>
        <w:t>* Draft *</w:t>
      </w:r>
    </w:p>
    <w:p w14:paraId="0E9D0892" w14:textId="77777777" w:rsidR="00AA43D9" w:rsidRPr="00AA43D9" w:rsidRDefault="00AA43D9" w:rsidP="00AA43D9"/>
    <w:p w14:paraId="395E813C" w14:textId="77777777" w:rsidR="00B86FD2" w:rsidRDefault="00972F25" w:rsidP="00AA43D9">
      <w:pPr>
        <w:jc w:val="center"/>
      </w:pPr>
      <w:r>
        <w:t>Hannah J. McSorley</w:t>
      </w:r>
    </w:p>
    <w:p w14:paraId="7990BD79" w14:textId="77777777" w:rsidR="00B86FD2" w:rsidRDefault="00972F25" w:rsidP="00AA43D9">
      <w:pPr>
        <w:jc w:val="center"/>
      </w:pPr>
      <w:r>
        <w:t>2020</w:t>
      </w:r>
    </w:p>
    <w:p w14:paraId="40C1D3A0" w14:textId="77777777" w:rsidR="00271E08" w:rsidRDefault="00271E08">
      <w:r>
        <w:br w:type="page"/>
      </w:r>
    </w:p>
    <w:sdt>
      <w:sdtPr>
        <w:rPr>
          <w:rFonts w:ascii="Ebrima" w:eastAsiaTheme="minorHAnsi" w:hAnsi="Ebrima" w:cstheme="minorHAnsi"/>
          <w:b w:val="0"/>
          <w:bCs w:val="0"/>
          <w:color w:val="auto"/>
          <w:sz w:val="22"/>
          <w:szCs w:val="22"/>
          <w:lang w:val="en-CA"/>
        </w:rPr>
        <w:id w:val="-2023854435"/>
        <w:docPartObj>
          <w:docPartGallery w:val="Table of Contents"/>
          <w:docPartUnique/>
        </w:docPartObj>
      </w:sdtPr>
      <w:sdtEndPr>
        <w:rPr>
          <w:sz w:val="24"/>
          <w:szCs w:val="24"/>
        </w:rPr>
      </w:sdtEndPr>
      <w:sdtContent>
        <w:p w14:paraId="66E086F3" w14:textId="77777777" w:rsidR="00B86FD2" w:rsidRPr="00D84D1A" w:rsidRDefault="00972F25" w:rsidP="00BC30E0">
          <w:pPr>
            <w:pStyle w:val="TOCHeading"/>
            <w:spacing w:after="0"/>
            <w:rPr>
              <w:sz w:val="24"/>
              <w:szCs w:val="24"/>
            </w:rPr>
          </w:pPr>
          <w:r w:rsidRPr="00D84D1A">
            <w:rPr>
              <w:sz w:val="24"/>
              <w:szCs w:val="24"/>
            </w:rPr>
            <w:t>Table of Contents</w:t>
          </w:r>
        </w:p>
        <w:p w14:paraId="4EA612B6" w14:textId="77777777" w:rsidR="00D84D1A" w:rsidRPr="00D84D1A" w:rsidRDefault="00972F25">
          <w:pPr>
            <w:pStyle w:val="TOC1"/>
            <w:rPr>
              <w:rFonts w:asciiTheme="minorHAnsi" w:eastAsiaTheme="minorEastAsia" w:hAnsiTheme="minorHAnsi" w:cstheme="minorBidi"/>
              <w:b w:val="0"/>
              <w:bCs w:val="0"/>
              <w:caps w:val="0"/>
              <w:sz w:val="20"/>
              <w:szCs w:val="20"/>
              <w:lang w:eastAsia="en-CA"/>
            </w:rPr>
          </w:pPr>
          <w:r w:rsidRPr="00D84D1A">
            <w:rPr>
              <w:sz w:val="20"/>
              <w:szCs w:val="20"/>
            </w:rPr>
            <w:fldChar w:fldCharType="begin"/>
          </w:r>
          <w:r w:rsidRPr="00D84D1A">
            <w:rPr>
              <w:sz w:val="20"/>
              <w:szCs w:val="20"/>
            </w:rPr>
            <w:instrText>TOC \o "1-3" \h \z \u</w:instrText>
          </w:r>
          <w:r w:rsidRPr="00D84D1A">
            <w:rPr>
              <w:sz w:val="20"/>
              <w:szCs w:val="20"/>
            </w:rPr>
            <w:fldChar w:fldCharType="separate"/>
          </w:r>
          <w:hyperlink w:anchor="_Toc40747028" w:history="1">
            <w:r w:rsidR="00D84D1A" w:rsidRPr="00D84D1A">
              <w:rPr>
                <w:rStyle w:val="Hyperlink"/>
                <w:sz w:val="22"/>
                <w:szCs w:val="22"/>
              </w:rPr>
              <w:t>Abstract</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_Toc40747028 \h </w:instrText>
            </w:r>
            <w:r w:rsidR="00D84D1A" w:rsidRPr="00D84D1A">
              <w:rPr>
                <w:webHidden/>
                <w:sz w:val="22"/>
                <w:szCs w:val="22"/>
              </w:rPr>
            </w:r>
            <w:r w:rsidR="00D84D1A" w:rsidRPr="00D84D1A">
              <w:rPr>
                <w:webHidden/>
                <w:sz w:val="22"/>
                <w:szCs w:val="22"/>
              </w:rPr>
              <w:fldChar w:fldCharType="separate"/>
            </w:r>
            <w:r w:rsidR="00777904">
              <w:rPr>
                <w:webHidden/>
                <w:sz w:val="22"/>
                <w:szCs w:val="22"/>
              </w:rPr>
              <w:t>3</w:t>
            </w:r>
            <w:r w:rsidR="00D84D1A" w:rsidRPr="00D84D1A">
              <w:rPr>
                <w:webHidden/>
                <w:sz w:val="22"/>
                <w:szCs w:val="22"/>
              </w:rPr>
              <w:fldChar w:fldCharType="end"/>
            </w:r>
          </w:hyperlink>
        </w:p>
        <w:p w14:paraId="5428A250" w14:textId="77777777" w:rsidR="00D84D1A" w:rsidRPr="00D84D1A" w:rsidRDefault="00B41444">
          <w:pPr>
            <w:pStyle w:val="TOC1"/>
            <w:rPr>
              <w:rFonts w:asciiTheme="minorHAnsi" w:eastAsiaTheme="minorEastAsia" w:hAnsiTheme="minorHAnsi" w:cstheme="minorBidi"/>
              <w:b w:val="0"/>
              <w:bCs w:val="0"/>
              <w:caps w:val="0"/>
              <w:sz w:val="20"/>
              <w:szCs w:val="20"/>
              <w:lang w:eastAsia="en-CA"/>
            </w:rPr>
          </w:pPr>
          <w:hyperlink w:anchor="_Toc40747029" w:history="1">
            <w:r w:rsidR="00D84D1A" w:rsidRPr="00D84D1A">
              <w:rPr>
                <w:rStyle w:val="Hyperlink"/>
                <w:sz w:val="22"/>
                <w:szCs w:val="22"/>
              </w:rPr>
              <w:t>Lay Summary</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_Toc40747029 \h </w:instrText>
            </w:r>
            <w:r w:rsidR="00D84D1A" w:rsidRPr="00D84D1A">
              <w:rPr>
                <w:webHidden/>
                <w:sz w:val="22"/>
                <w:szCs w:val="22"/>
              </w:rPr>
            </w:r>
            <w:r w:rsidR="00D84D1A" w:rsidRPr="00D84D1A">
              <w:rPr>
                <w:webHidden/>
                <w:sz w:val="22"/>
                <w:szCs w:val="22"/>
              </w:rPr>
              <w:fldChar w:fldCharType="separate"/>
            </w:r>
            <w:r w:rsidR="00777904">
              <w:rPr>
                <w:webHidden/>
                <w:sz w:val="22"/>
                <w:szCs w:val="22"/>
              </w:rPr>
              <w:t>5</w:t>
            </w:r>
            <w:r w:rsidR="00D84D1A" w:rsidRPr="00D84D1A">
              <w:rPr>
                <w:webHidden/>
                <w:sz w:val="22"/>
                <w:szCs w:val="22"/>
              </w:rPr>
              <w:fldChar w:fldCharType="end"/>
            </w:r>
          </w:hyperlink>
        </w:p>
        <w:p w14:paraId="35E7BADE" w14:textId="77777777" w:rsidR="00D84D1A" w:rsidRPr="00D84D1A" w:rsidRDefault="00B41444">
          <w:pPr>
            <w:pStyle w:val="TOC1"/>
            <w:rPr>
              <w:rFonts w:asciiTheme="minorHAnsi" w:eastAsiaTheme="minorEastAsia" w:hAnsiTheme="minorHAnsi" w:cstheme="minorBidi"/>
              <w:b w:val="0"/>
              <w:bCs w:val="0"/>
              <w:caps w:val="0"/>
              <w:sz w:val="20"/>
              <w:szCs w:val="20"/>
              <w:lang w:eastAsia="en-CA"/>
            </w:rPr>
          </w:pPr>
          <w:hyperlink w:anchor="_Toc40747030" w:history="1">
            <w:r w:rsidR="00D84D1A" w:rsidRPr="00D84D1A">
              <w:rPr>
                <w:rStyle w:val="Hyperlink"/>
                <w:sz w:val="22"/>
                <w:szCs w:val="22"/>
              </w:rPr>
              <w:t>Preface</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_Toc40747030 \h </w:instrText>
            </w:r>
            <w:r w:rsidR="00D84D1A" w:rsidRPr="00D84D1A">
              <w:rPr>
                <w:webHidden/>
                <w:sz w:val="22"/>
                <w:szCs w:val="22"/>
              </w:rPr>
            </w:r>
            <w:r w:rsidR="00D84D1A" w:rsidRPr="00D84D1A">
              <w:rPr>
                <w:webHidden/>
                <w:sz w:val="22"/>
                <w:szCs w:val="22"/>
              </w:rPr>
              <w:fldChar w:fldCharType="separate"/>
            </w:r>
            <w:r w:rsidR="00777904">
              <w:rPr>
                <w:webHidden/>
                <w:sz w:val="22"/>
                <w:szCs w:val="22"/>
              </w:rPr>
              <w:t>6</w:t>
            </w:r>
            <w:r w:rsidR="00D84D1A" w:rsidRPr="00D84D1A">
              <w:rPr>
                <w:webHidden/>
                <w:sz w:val="22"/>
                <w:szCs w:val="22"/>
              </w:rPr>
              <w:fldChar w:fldCharType="end"/>
            </w:r>
          </w:hyperlink>
        </w:p>
        <w:p w14:paraId="15F8AE64" w14:textId="77777777" w:rsidR="00D84D1A" w:rsidRPr="00D84D1A" w:rsidRDefault="00B41444">
          <w:pPr>
            <w:pStyle w:val="TOC1"/>
            <w:rPr>
              <w:rFonts w:asciiTheme="minorHAnsi" w:eastAsiaTheme="minorEastAsia" w:hAnsiTheme="minorHAnsi" w:cstheme="minorBidi"/>
              <w:b w:val="0"/>
              <w:bCs w:val="0"/>
              <w:caps w:val="0"/>
              <w:sz w:val="20"/>
              <w:szCs w:val="20"/>
              <w:lang w:eastAsia="en-CA"/>
            </w:rPr>
          </w:pPr>
          <w:hyperlink w:anchor="_Toc40747031" w:history="1">
            <w:r w:rsidR="00D84D1A" w:rsidRPr="00D84D1A">
              <w:rPr>
                <w:rStyle w:val="Hyperlink"/>
                <w:sz w:val="22"/>
                <w:szCs w:val="22"/>
              </w:rPr>
              <w:t>Acknowledgments</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_Toc40747031 \h </w:instrText>
            </w:r>
            <w:r w:rsidR="00D84D1A" w:rsidRPr="00D84D1A">
              <w:rPr>
                <w:webHidden/>
                <w:sz w:val="22"/>
                <w:szCs w:val="22"/>
              </w:rPr>
            </w:r>
            <w:r w:rsidR="00D84D1A" w:rsidRPr="00D84D1A">
              <w:rPr>
                <w:webHidden/>
                <w:sz w:val="22"/>
                <w:szCs w:val="22"/>
              </w:rPr>
              <w:fldChar w:fldCharType="separate"/>
            </w:r>
            <w:r w:rsidR="00777904">
              <w:rPr>
                <w:webHidden/>
                <w:sz w:val="22"/>
                <w:szCs w:val="22"/>
              </w:rPr>
              <w:t>8</w:t>
            </w:r>
            <w:r w:rsidR="00D84D1A" w:rsidRPr="00D84D1A">
              <w:rPr>
                <w:webHidden/>
                <w:sz w:val="22"/>
                <w:szCs w:val="22"/>
              </w:rPr>
              <w:fldChar w:fldCharType="end"/>
            </w:r>
          </w:hyperlink>
        </w:p>
        <w:p w14:paraId="004700B5" w14:textId="77777777" w:rsidR="00D84D1A" w:rsidRPr="00D84D1A" w:rsidRDefault="00B41444">
          <w:pPr>
            <w:pStyle w:val="TOC1"/>
            <w:rPr>
              <w:rFonts w:asciiTheme="minorHAnsi" w:eastAsiaTheme="minorEastAsia" w:hAnsiTheme="minorHAnsi" w:cstheme="minorBidi"/>
              <w:b w:val="0"/>
              <w:bCs w:val="0"/>
              <w:caps w:val="0"/>
              <w:sz w:val="20"/>
              <w:szCs w:val="20"/>
              <w:lang w:eastAsia="en-CA"/>
            </w:rPr>
          </w:pPr>
          <w:hyperlink w:anchor="_Toc40747032" w:history="1">
            <w:r w:rsidR="00D84D1A" w:rsidRPr="00D84D1A">
              <w:rPr>
                <w:rStyle w:val="Hyperlink"/>
                <w:sz w:val="22"/>
                <w:szCs w:val="22"/>
              </w:rPr>
              <w:t>Dedication</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_Toc40747032 \h </w:instrText>
            </w:r>
            <w:r w:rsidR="00D84D1A" w:rsidRPr="00D84D1A">
              <w:rPr>
                <w:webHidden/>
                <w:sz w:val="22"/>
                <w:szCs w:val="22"/>
              </w:rPr>
            </w:r>
            <w:r w:rsidR="00D84D1A" w:rsidRPr="00D84D1A">
              <w:rPr>
                <w:webHidden/>
                <w:sz w:val="22"/>
                <w:szCs w:val="22"/>
              </w:rPr>
              <w:fldChar w:fldCharType="separate"/>
            </w:r>
            <w:r w:rsidR="00777904">
              <w:rPr>
                <w:webHidden/>
                <w:sz w:val="22"/>
                <w:szCs w:val="22"/>
              </w:rPr>
              <w:t>9</w:t>
            </w:r>
            <w:r w:rsidR="00D84D1A" w:rsidRPr="00D84D1A">
              <w:rPr>
                <w:webHidden/>
                <w:sz w:val="22"/>
                <w:szCs w:val="22"/>
              </w:rPr>
              <w:fldChar w:fldCharType="end"/>
            </w:r>
          </w:hyperlink>
        </w:p>
        <w:p w14:paraId="3EF2D315" w14:textId="77777777" w:rsidR="00D84D1A" w:rsidRPr="00D84D1A" w:rsidRDefault="00B41444">
          <w:pPr>
            <w:pStyle w:val="TOC1"/>
            <w:rPr>
              <w:rFonts w:asciiTheme="minorHAnsi" w:eastAsiaTheme="minorEastAsia" w:hAnsiTheme="minorHAnsi" w:cstheme="minorBidi"/>
              <w:b w:val="0"/>
              <w:bCs w:val="0"/>
              <w:caps w:val="0"/>
              <w:sz w:val="20"/>
              <w:szCs w:val="20"/>
              <w:lang w:eastAsia="en-CA"/>
            </w:rPr>
          </w:pPr>
          <w:hyperlink w:anchor="_Toc40747033" w:history="1">
            <w:r w:rsidR="00D84D1A" w:rsidRPr="00D84D1A">
              <w:rPr>
                <w:rStyle w:val="Hyperlink"/>
                <w:sz w:val="22"/>
                <w:szCs w:val="22"/>
              </w:rPr>
              <w:t>1 Introduction</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_Toc40747033 \h </w:instrText>
            </w:r>
            <w:r w:rsidR="00D84D1A" w:rsidRPr="00D84D1A">
              <w:rPr>
                <w:webHidden/>
                <w:sz w:val="22"/>
                <w:szCs w:val="22"/>
              </w:rPr>
            </w:r>
            <w:r w:rsidR="00D84D1A" w:rsidRPr="00D84D1A">
              <w:rPr>
                <w:webHidden/>
                <w:sz w:val="22"/>
                <w:szCs w:val="22"/>
              </w:rPr>
              <w:fldChar w:fldCharType="separate"/>
            </w:r>
            <w:r w:rsidR="00777904">
              <w:rPr>
                <w:webHidden/>
                <w:sz w:val="22"/>
                <w:szCs w:val="22"/>
              </w:rPr>
              <w:t>10</w:t>
            </w:r>
            <w:r w:rsidR="00D84D1A" w:rsidRPr="00D84D1A">
              <w:rPr>
                <w:webHidden/>
                <w:sz w:val="22"/>
                <w:szCs w:val="22"/>
              </w:rPr>
              <w:fldChar w:fldCharType="end"/>
            </w:r>
          </w:hyperlink>
        </w:p>
        <w:p w14:paraId="0498905F" w14:textId="77777777" w:rsidR="00D84D1A" w:rsidRPr="00D84D1A" w:rsidRDefault="00B41444">
          <w:pPr>
            <w:pStyle w:val="TOC2"/>
            <w:rPr>
              <w:rFonts w:asciiTheme="minorHAnsi" w:eastAsiaTheme="minorEastAsia" w:hAnsiTheme="minorHAnsi" w:cstheme="minorBidi"/>
              <w:b w:val="0"/>
              <w:bCs w:val="0"/>
              <w:lang w:eastAsia="en-CA"/>
            </w:rPr>
          </w:pPr>
          <w:hyperlink w:anchor="_Toc40747034" w:history="1">
            <w:r w:rsidR="00D84D1A" w:rsidRPr="00D84D1A">
              <w:rPr>
                <w:rStyle w:val="Hyperlink"/>
                <w:sz w:val="18"/>
                <w:szCs w:val="18"/>
              </w:rPr>
              <w:t>1.1 Forested source water supplies and drinking water treatment</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_Toc40747034 \h </w:instrText>
            </w:r>
            <w:r w:rsidR="00D84D1A" w:rsidRPr="00D84D1A">
              <w:rPr>
                <w:webHidden/>
                <w:sz w:val="18"/>
                <w:szCs w:val="18"/>
              </w:rPr>
            </w:r>
            <w:r w:rsidR="00D84D1A" w:rsidRPr="00D84D1A">
              <w:rPr>
                <w:webHidden/>
                <w:sz w:val="18"/>
                <w:szCs w:val="18"/>
              </w:rPr>
              <w:fldChar w:fldCharType="separate"/>
            </w:r>
            <w:r w:rsidR="00777904">
              <w:rPr>
                <w:webHidden/>
                <w:sz w:val="18"/>
                <w:szCs w:val="18"/>
              </w:rPr>
              <w:t>10</w:t>
            </w:r>
            <w:r w:rsidR="00D84D1A" w:rsidRPr="00D84D1A">
              <w:rPr>
                <w:webHidden/>
                <w:sz w:val="18"/>
                <w:szCs w:val="18"/>
              </w:rPr>
              <w:fldChar w:fldCharType="end"/>
            </w:r>
          </w:hyperlink>
        </w:p>
        <w:p w14:paraId="6BE72FCD" w14:textId="77777777" w:rsidR="00D84D1A" w:rsidRPr="00D84D1A" w:rsidRDefault="00B41444">
          <w:pPr>
            <w:pStyle w:val="TOC2"/>
            <w:rPr>
              <w:rFonts w:asciiTheme="minorHAnsi" w:eastAsiaTheme="minorEastAsia" w:hAnsiTheme="minorHAnsi" w:cstheme="minorBidi"/>
              <w:b w:val="0"/>
              <w:bCs w:val="0"/>
              <w:lang w:eastAsia="en-CA"/>
            </w:rPr>
          </w:pPr>
          <w:hyperlink w:anchor="_Toc40747035" w:history="1">
            <w:r w:rsidR="00D84D1A" w:rsidRPr="00D84D1A">
              <w:rPr>
                <w:rStyle w:val="Hyperlink"/>
                <w:sz w:val="18"/>
                <w:szCs w:val="18"/>
              </w:rPr>
              <w:t>1.2 Aqueous natural organic matter</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_Toc40747035 \h </w:instrText>
            </w:r>
            <w:r w:rsidR="00D84D1A" w:rsidRPr="00D84D1A">
              <w:rPr>
                <w:webHidden/>
                <w:sz w:val="18"/>
                <w:szCs w:val="18"/>
              </w:rPr>
            </w:r>
            <w:r w:rsidR="00D84D1A" w:rsidRPr="00D84D1A">
              <w:rPr>
                <w:webHidden/>
                <w:sz w:val="18"/>
                <w:szCs w:val="18"/>
              </w:rPr>
              <w:fldChar w:fldCharType="separate"/>
            </w:r>
            <w:r w:rsidR="00777904">
              <w:rPr>
                <w:webHidden/>
                <w:sz w:val="18"/>
                <w:szCs w:val="18"/>
              </w:rPr>
              <w:t>12</w:t>
            </w:r>
            <w:r w:rsidR="00D84D1A" w:rsidRPr="00D84D1A">
              <w:rPr>
                <w:webHidden/>
                <w:sz w:val="18"/>
                <w:szCs w:val="18"/>
              </w:rPr>
              <w:fldChar w:fldCharType="end"/>
            </w:r>
          </w:hyperlink>
        </w:p>
        <w:p w14:paraId="1F21BA85" w14:textId="77777777" w:rsidR="00D84D1A" w:rsidRPr="00D84D1A" w:rsidRDefault="00B41444">
          <w:pPr>
            <w:pStyle w:val="TOC2"/>
            <w:rPr>
              <w:rFonts w:asciiTheme="minorHAnsi" w:eastAsiaTheme="minorEastAsia" w:hAnsiTheme="minorHAnsi" w:cstheme="minorBidi"/>
              <w:b w:val="0"/>
              <w:bCs w:val="0"/>
              <w:lang w:eastAsia="en-CA"/>
            </w:rPr>
          </w:pPr>
          <w:hyperlink w:anchor="_Toc40747036" w:history="1">
            <w:r w:rsidR="00D84D1A" w:rsidRPr="00D84D1A">
              <w:rPr>
                <w:rStyle w:val="Hyperlink"/>
                <w:sz w:val="18"/>
                <w:szCs w:val="18"/>
              </w:rPr>
              <w:t>1.3 Watershed processes and water quality</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_Toc40747036 \h </w:instrText>
            </w:r>
            <w:r w:rsidR="00D84D1A" w:rsidRPr="00D84D1A">
              <w:rPr>
                <w:webHidden/>
                <w:sz w:val="18"/>
                <w:szCs w:val="18"/>
              </w:rPr>
            </w:r>
            <w:r w:rsidR="00D84D1A" w:rsidRPr="00D84D1A">
              <w:rPr>
                <w:webHidden/>
                <w:sz w:val="18"/>
                <w:szCs w:val="18"/>
              </w:rPr>
              <w:fldChar w:fldCharType="separate"/>
            </w:r>
            <w:r w:rsidR="00777904">
              <w:rPr>
                <w:webHidden/>
                <w:sz w:val="18"/>
                <w:szCs w:val="18"/>
              </w:rPr>
              <w:t>13</w:t>
            </w:r>
            <w:r w:rsidR="00D84D1A" w:rsidRPr="00D84D1A">
              <w:rPr>
                <w:webHidden/>
                <w:sz w:val="18"/>
                <w:szCs w:val="18"/>
              </w:rPr>
              <w:fldChar w:fldCharType="end"/>
            </w:r>
          </w:hyperlink>
        </w:p>
        <w:p w14:paraId="6BFD3B48" w14:textId="77777777" w:rsidR="00D84D1A" w:rsidRPr="00D84D1A" w:rsidRDefault="00B41444">
          <w:pPr>
            <w:pStyle w:val="TOC2"/>
            <w:rPr>
              <w:rFonts w:asciiTheme="minorHAnsi" w:eastAsiaTheme="minorEastAsia" w:hAnsiTheme="minorHAnsi" w:cstheme="minorBidi"/>
              <w:b w:val="0"/>
              <w:bCs w:val="0"/>
              <w:lang w:eastAsia="en-CA"/>
            </w:rPr>
          </w:pPr>
          <w:hyperlink w:anchor="_Toc40747037" w:history="1">
            <w:r w:rsidR="00D84D1A" w:rsidRPr="00D84D1A">
              <w:rPr>
                <w:rStyle w:val="Hyperlink"/>
                <w:sz w:val="18"/>
                <w:szCs w:val="18"/>
              </w:rPr>
              <w:t>1.4 forWater &amp; CRD GVWSA</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_Toc40747037 \h </w:instrText>
            </w:r>
            <w:r w:rsidR="00D84D1A" w:rsidRPr="00D84D1A">
              <w:rPr>
                <w:webHidden/>
                <w:sz w:val="18"/>
                <w:szCs w:val="18"/>
              </w:rPr>
            </w:r>
            <w:r w:rsidR="00D84D1A" w:rsidRPr="00D84D1A">
              <w:rPr>
                <w:webHidden/>
                <w:sz w:val="18"/>
                <w:szCs w:val="18"/>
              </w:rPr>
              <w:fldChar w:fldCharType="separate"/>
            </w:r>
            <w:r w:rsidR="00777904">
              <w:rPr>
                <w:webHidden/>
                <w:sz w:val="18"/>
                <w:szCs w:val="18"/>
              </w:rPr>
              <w:t>15</w:t>
            </w:r>
            <w:r w:rsidR="00D84D1A" w:rsidRPr="00D84D1A">
              <w:rPr>
                <w:webHidden/>
                <w:sz w:val="18"/>
                <w:szCs w:val="18"/>
              </w:rPr>
              <w:fldChar w:fldCharType="end"/>
            </w:r>
          </w:hyperlink>
        </w:p>
        <w:p w14:paraId="6CD8377C" w14:textId="77777777" w:rsidR="00D84D1A" w:rsidRPr="00D84D1A" w:rsidRDefault="00B41444">
          <w:pPr>
            <w:pStyle w:val="TOC3"/>
            <w:rPr>
              <w:rFonts w:asciiTheme="minorHAnsi" w:eastAsiaTheme="minorEastAsia" w:hAnsiTheme="minorHAnsi" w:cstheme="minorBidi"/>
              <w:lang w:eastAsia="en-CA"/>
            </w:rPr>
          </w:pPr>
          <w:hyperlink w:anchor="_Toc40747038" w:history="1">
            <w:r w:rsidR="00D84D1A" w:rsidRPr="00D84D1A">
              <w:rPr>
                <w:rStyle w:val="Hyperlink"/>
                <w:sz w:val="18"/>
                <w:szCs w:val="18"/>
              </w:rPr>
              <w:t>1.4.1 The forWater Network</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_Toc40747038 \h </w:instrText>
            </w:r>
            <w:r w:rsidR="00D84D1A" w:rsidRPr="00D84D1A">
              <w:rPr>
                <w:webHidden/>
                <w:sz w:val="18"/>
                <w:szCs w:val="18"/>
              </w:rPr>
            </w:r>
            <w:r w:rsidR="00D84D1A" w:rsidRPr="00D84D1A">
              <w:rPr>
                <w:webHidden/>
                <w:sz w:val="18"/>
                <w:szCs w:val="18"/>
              </w:rPr>
              <w:fldChar w:fldCharType="separate"/>
            </w:r>
            <w:r w:rsidR="00777904">
              <w:rPr>
                <w:webHidden/>
                <w:sz w:val="18"/>
                <w:szCs w:val="18"/>
              </w:rPr>
              <w:t>15</w:t>
            </w:r>
            <w:r w:rsidR="00D84D1A" w:rsidRPr="00D84D1A">
              <w:rPr>
                <w:webHidden/>
                <w:sz w:val="18"/>
                <w:szCs w:val="18"/>
              </w:rPr>
              <w:fldChar w:fldCharType="end"/>
            </w:r>
          </w:hyperlink>
        </w:p>
        <w:p w14:paraId="3DD5737A" w14:textId="77777777" w:rsidR="00D84D1A" w:rsidRPr="00D84D1A" w:rsidRDefault="00B41444">
          <w:pPr>
            <w:pStyle w:val="TOC3"/>
            <w:rPr>
              <w:rFonts w:asciiTheme="minorHAnsi" w:eastAsiaTheme="minorEastAsia" w:hAnsiTheme="minorHAnsi" w:cstheme="minorBidi"/>
              <w:lang w:eastAsia="en-CA"/>
            </w:rPr>
          </w:pPr>
          <w:hyperlink w:anchor="_Toc40747039" w:history="1">
            <w:r w:rsidR="00D84D1A" w:rsidRPr="00D84D1A">
              <w:rPr>
                <w:rStyle w:val="Hyperlink"/>
                <w:sz w:val="18"/>
                <w:szCs w:val="18"/>
              </w:rPr>
              <w:t>1.4.2 Greater Victoria Water Supply Areas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_Toc40747039 \h </w:instrText>
            </w:r>
            <w:r w:rsidR="00D84D1A" w:rsidRPr="00D84D1A">
              <w:rPr>
                <w:webHidden/>
                <w:sz w:val="18"/>
                <w:szCs w:val="18"/>
              </w:rPr>
            </w:r>
            <w:r w:rsidR="00D84D1A" w:rsidRPr="00D84D1A">
              <w:rPr>
                <w:webHidden/>
                <w:sz w:val="18"/>
                <w:szCs w:val="18"/>
              </w:rPr>
              <w:fldChar w:fldCharType="separate"/>
            </w:r>
            <w:r w:rsidR="00777904">
              <w:rPr>
                <w:webHidden/>
                <w:sz w:val="18"/>
                <w:szCs w:val="18"/>
              </w:rPr>
              <w:t>16</w:t>
            </w:r>
            <w:r w:rsidR="00D84D1A" w:rsidRPr="00D84D1A">
              <w:rPr>
                <w:webHidden/>
                <w:sz w:val="18"/>
                <w:szCs w:val="18"/>
              </w:rPr>
              <w:fldChar w:fldCharType="end"/>
            </w:r>
          </w:hyperlink>
        </w:p>
        <w:p w14:paraId="40BBEAA8" w14:textId="77777777" w:rsidR="00D84D1A" w:rsidRPr="00D84D1A" w:rsidRDefault="00B41444">
          <w:pPr>
            <w:pStyle w:val="TOC2"/>
            <w:rPr>
              <w:rFonts w:asciiTheme="minorHAnsi" w:eastAsiaTheme="minorEastAsia" w:hAnsiTheme="minorHAnsi" w:cstheme="minorBidi"/>
              <w:b w:val="0"/>
              <w:bCs w:val="0"/>
              <w:lang w:eastAsia="en-CA"/>
            </w:rPr>
          </w:pPr>
          <w:hyperlink w:anchor="_Toc40747040" w:history="1">
            <w:r w:rsidR="00D84D1A" w:rsidRPr="00D84D1A">
              <w:rPr>
                <w:rStyle w:val="Hyperlink"/>
                <w:sz w:val="18"/>
                <w:szCs w:val="18"/>
              </w:rPr>
              <w:t>1.5 Research Objectives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_Toc40747040 \h </w:instrText>
            </w:r>
            <w:r w:rsidR="00D84D1A" w:rsidRPr="00D84D1A">
              <w:rPr>
                <w:webHidden/>
                <w:sz w:val="18"/>
                <w:szCs w:val="18"/>
              </w:rPr>
            </w:r>
            <w:r w:rsidR="00D84D1A" w:rsidRPr="00D84D1A">
              <w:rPr>
                <w:webHidden/>
                <w:sz w:val="18"/>
                <w:szCs w:val="18"/>
              </w:rPr>
              <w:fldChar w:fldCharType="separate"/>
            </w:r>
            <w:r w:rsidR="00777904">
              <w:rPr>
                <w:webHidden/>
                <w:sz w:val="18"/>
                <w:szCs w:val="18"/>
              </w:rPr>
              <w:t>18</w:t>
            </w:r>
            <w:r w:rsidR="00D84D1A" w:rsidRPr="00D84D1A">
              <w:rPr>
                <w:webHidden/>
                <w:sz w:val="18"/>
                <w:szCs w:val="18"/>
              </w:rPr>
              <w:fldChar w:fldCharType="end"/>
            </w:r>
          </w:hyperlink>
        </w:p>
        <w:p w14:paraId="042618FC" w14:textId="77777777" w:rsidR="00D84D1A" w:rsidRPr="00D84D1A" w:rsidRDefault="00B41444">
          <w:pPr>
            <w:pStyle w:val="TOC1"/>
            <w:rPr>
              <w:rFonts w:asciiTheme="minorHAnsi" w:eastAsiaTheme="minorEastAsia" w:hAnsiTheme="minorHAnsi" w:cstheme="minorBidi"/>
              <w:b w:val="0"/>
              <w:bCs w:val="0"/>
              <w:caps w:val="0"/>
              <w:sz w:val="20"/>
              <w:szCs w:val="20"/>
              <w:lang w:eastAsia="en-CA"/>
            </w:rPr>
          </w:pPr>
          <w:hyperlink w:anchor="_Toc40747041" w:history="1">
            <w:r w:rsidR="00D84D1A" w:rsidRPr="00D84D1A">
              <w:rPr>
                <w:rStyle w:val="Hyperlink"/>
                <w:sz w:val="22"/>
                <w:szCs w:val="22"/>
              </w:rPr>
              <w:t>2 Methods</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_Toc40747041 \h </w:instrText>
            </w:r>
            <w:r w:rsidR="00D84D1A" w:rsidRPr="00D84D1A">
              <w:rPr>
                <w:webHidden/>
                <w:sz w:val="22"/>
                <w:szCs w:val="22"/>
              </w:rPr>
            </w:r>
            <w:r w:rsidR="00D84D1A" w:rsidRPr="00D84D1A">
              <w:rPr>
                <w:webHidden/>
                <w:sz w:val="22"/>
                <w:szCs w:val="22"/>
              </w:rPr>
              <w:fldChar w:fldCharType="separate"/>
            </w:r>
            <w:r w:rsidR="00777904">
              <w:rPr>
                <w:webHidden/>
                <w:sz w:val="22"/>
                <w:szCs w:val="22"/>
              </w:rPr>
              <w:t>19</w:t>
            </w:r>
            <w:r w:rsidR="00D84D1A" w:rsidRPr="00D84D1A">
              <w:rPr>
                <w:webHidden/>
                <w:sz w:val="22"/>
                <w:szCs w:val="22"/>
              </w:rPr>
              <w:fldChar w:fldCharType="end"/>
            </w:r>
          </w:hyperlink>
        </w:p>
        <w:p w14:paraId="449928E1" w14:textId="77777777" w:rsidR="00D84D1A" w:rsidRPr="00D84D1A" w:rsidRDefault="00B41444">
          <w:pPr>
            <w:pStyle w:val="TOC2"/>
            <w:rPr>
              <w:rFonts w:asciiTheme="minorHAnsi" w:eastAsiaTheme="minorEastAsia" w:hAnsiTheme="minorHAnsi" w:cstheme="minorBidi"/>
              <w:b w:val="0"/>
              <w:bCs w:val="0"/>
              <w:lang w:eastAsia="en-CA"/>
            </w:rPr>
          </w:pPr>
          <w:hyperlink w:anchor="_Toc40747042" w:history="1">
            <w:r w:rsidR="00D84D1A" w:rsidRPr="00D84D1A">
              <w:rPr>
                <w:rStyle w:val="Hyperlink"/>
                <w:sz w:val="18"/>
                <w:szCs w:val="18"/>
              </w:rPr>
              <w:t>2.1 Study Site: Leech River Watershed</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_Toc40747042 \h </w:instrText>
            </w:r>
            <w:r w:rsidR="00D84D1A" w:rsidRPr="00D84D1A">
              <w:rPr>
                <w:webHidden/>
                <w:sz w:val="18"/>
                <w:szCs w:val="18"/>
              </w:rPr>
            </w:r>
            <w:r w:rsidR="00D84D1A" w:rsidRPr="00D84D1A">
              <w:rPr>
                <w:webHidden/>
                <w:sz w:val="18"/>
                <w:szCs w:val="18"/>
              </w:rPr>
              <w:fldChar w:fldCharType="separate"/>
            </w:r>
            <w:r w:rsidR="00777904">
              <w:rPr>
                <w:webHidden/>
                <w:sz w:val="18"/>
                <w:szCs w:val="18"/>
              </w:rPr>
              <w:t>19</w:t>
            </w:r>
            <w:r w:rsidR="00D84D1A" w:rsidRPr="00D84D1A">
              <w:rPr>
                <w:webHidden/>
                <w:sz w:val="18"/>
                <w:szCs w:val="18"/>
              </w:rPr>
              <w:fldChar w:fldCharType="end"/>
            </w:r>
          </w:hyperlink>
        </w:p>
        <w:p w14:paraId="42C21575" w14:textId="77777777" w:rsidR="00D84D1A" w:rsidRPr="00D84D1A" w:rsidRDefault="00B41444">
          <w:pPr>
            <w:pStyle w:val="TOC3"/>
            <w:rPr>
              <w:rFonts w:asciiTheme="minorHAnsi" w:eastAsiaTheme="minorEastAsia" w:hAnsiTheme="minorHAnsi" w:cstheme="minorBidi"/>
              <w:lang w:eastAsia="en-CA"/>
            </w:rPr>
          </w:pPr>
          <w:hyperlink w:anchor="_Toc40747043" w:history="1">
            <w:r w:rsidR="00D84D1A" w:rsidRPr="00D84D1A">
              <w:rPr>
                <w:rStyle w:val="Hyperlink"/>
                <w:sz w:val="18"/>
                <w:szCs w:val="18"/>
              </w:rPr>
              <w:t>2.1.1 Climate, Weather, Forests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_Toc40747043 \h </w:instrText>
            </w:r>
            <w:r w:rsidR="00D84D1A" w:rsidRPr="00D84D1A">
              <w:rPr>
                <w:webHidden/>
                <w:sz w:val="18"/>
                <w:szCs w:val="18"/>
              </w:rPr>
            </w:r>
            <w:r w:rsidR="00D84D1A" w:rsidRPr="00D84D1A">
              <w:rPr>
                <w:webHidden/>
                <w:sz w:val="18"/>
                <w:szCs w:val="18"/>
              </w:rPr>
              <w:fldChar w:fldCharType="separate"/>
            </w:r>
            <w:r w:rsidR="00777904">
              <w:rPr>
                <w:webHidden/>
                <w:sz w:val="18"/>
                <w:szCs w:val="18"/>
              </w:rPr>
              <w:t>20</w:t>
            </w:r>
            <w:r w:rsidR="00D84D1A" w:rsidRPr="00D84D1A">
              <w:rPr>
                <w:webHidden/>
                <w:sz w:val="18"/>
                <w:szCs w:val="18"/>
              </w:rPr>
              <w:fldChar w:fldCharType="end"/>
            </w:r>
          </w:hyperlink>
        </w:p>
        <w:p w14:paraId="2ABDFB8D" w14:textId="77777777" w:rsidR="00D84D1A" w:rsidRPr="00D84D1A" w:rsidRDefault="00B41444">
          <w:pPr>
            <w:pStyle w:val="TOC3"/>
            <w:rPr>
              <w:rFonts w:asciiTheme="minorHAnsi" w:eastAsiaTheme="minorEastAsia" w:hAnsiTheme="minorHAnsi" w:cstheme="minorBidi"/>
              <w:lang w:eastAsia="en-CA"/>
            </w:rPr>
          </w:pPr>
          <w:hyperlink w:anchor="_Toc40747044" w:history="1">
            <w:r w:rsidR="00D84D1A" w:rsidRPr="00D84D1A">
              <w:rPr>
                <w:rStyle w:val="Hyperlink"/>
                <w:sz w:val="18"/>
                <w:szCs w:val="18"/>
              </w:rPr>
              <w:t>2.1.2 Synoptic sampling sites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_Toc40747044 \h </w:instrText>
            </w:r>
            <w:r w:rsidR="00D84D1A" w:rsidRPr="00D84D1A">
              <w:rPr>
                <w:webHidden/>
                <w:sz w:val="18"/>
                <w:szCs w:val="18"/>
              </w:rPr>
            </w:r>
            <w:r w:rsidR="00D84D1A" w:rsidRPr="00D84D1A">
              <w:rPr>
                <w:webHidden/>
                <w:sz w:val="18"/>
                <w:szCs w:val="18"/>
              </w:rPr>
              <w:fldChar w:fldCharType="separate"/>
            </w:r>
            <w:r w:rsidR="00777904">
              <w:rPr>
                <w:webHidden/>
                <w:sz w:val="18"/>
                <w:szCs w:val="18"/>
              </w:rPr>
              <w:t>21</w:t>
            </w:r>
            <w:r w:rsidR="00D84D1A" w:rsidRPr="00D84D1A">
              <w:rPr>
                <w:webHidden/>
                <w:sz w:val="18"/>
                <w:szCs w:val="18"/>
              </w:rPr>
              <w:fldChar w:fldCharType="end"/>
            </w:r>
          </w:hyperlink>
        </w:p>
        <w:p w14:paraId="55682617" w14:textId="77777777" w:rsidR="00D84D1A" w:rsidRPr="00D84D1A" w:rsidRDefault="00B41444">
          <w:pPr>
            <w:pStyle w:val="TOC3"/>
            <w:rPr>
              <w:rFonts w:asciiTheme="minorHAnsi" w:eastAsiaTheme="minorEastAsia" w:hAnsiTheme="minorHAnsi" w:cstheme="minorBidi"/>
              <w:lang w:eastAsia="en-CA"/>
            </w:rPr>
          </w:pPr>
          <w:hyperlink w:anchor="_Toc40747045" w:history="1">
            <w:r w:rsidR="00D84D1A" w:rsidRPr="00D84D1A">
              <w:rPr>
                <w:rStyle w:val="Hyperlink"/>
                <w:sz w:val="18"/>
                <w:szCs w:val="18"/>
              </w:rPr>
              <w:t>2.1.3 Subbasin monitoring sites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_Toc40747045 \h </w:instrText>
            </w:r>
            <w:r w:rsidR="00D84D1A" w:rsidRPr="00D84D1A">
              <w:rPr>
                <w:webHidden/>
                <w:sz w:val="18"/>
                <w:szCs w:val="18"/>
              </w:rPr>
            </w:r>
            <w:r w:rsidR="00D84D1A" w:rsidRPr="00D84D1A">
              <w:rPr>
                <w:webHidden/>
                <w:sz w:val="18"/>
                <w:szCs w:val="18"/>
              </w:rPr>
              <w:fldChar w:fldCharType="separate"/>
            </w:r>
            <w:r w:rsidR="00777904">
              <w:rPr>
                <w:webHidden/>
                <w:sz w:val="18"/>
                <w:szCs w:val="18"/>
              </w:rPr>
              <w:t>22</w:t>
            </w:r>
            <w:r w:rsidR="00D84D1A" w:rsidRPr="00D84D1A">
              <w:rPr>
                <w:webHidden/>
                <w:sz w:val="18"/>
                <w:szCs w:val="18"/>
              </w:rPr>
              <w:fldChar w:fldCharType="end"/>
            </w:r>
          </w:hyperlink>
        </w:p>
        <w:p w14:paraId="178A2057" w14:textId="77777777" w:rsidR="00D84D1A" w:rsidRPr="00D84D1A" w:rsidRDefault="00B41444">
          <w:pPr>
            <w:pStyle w:val="TOC3"/>
            <w:rPr>
              <w:rFonts w:asciiTheme="minorHAnsi" w:eastAsiaTheme="minorEastAsia" w:hAnsiTheme="minorHAnsi" w:cstheme="minorBidi"/>
              <w:lang w:eastAsia="en-CA"/>
            </w:rPr>
          </w:pPr>
          <w:hyperlink w:anchor="_Toc40747046" w:history="1">
            <w:r w:rsidR="00D84D1A" w:rsidRPr="00D84D1A">
              <w:rPr>
                <w:rStyle w:val="Hyperlink"/>
                <w:sz w:val="18"/>
                <w:szCs w:val="18"/>
              </w:rPr>
              <w:t>2.1.4 forWater Coordinated Treatability Analyses Sites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_Toc40747046 \h </w:instrText>
            </w:r>
            <w:r w:rsidR="00D84D1A" w:rsidRPr="00D84D1A">
              <w:rPr>
                <w:webHidden/>
                <w:sz w:val="18"/>
                <w:szCs w:val="18"/>
              </w:rPr>
            </w:r>
            <w:r w:rsidR="00D84D1A" w:rsidRPr="00D84D1A">
              <w:rPr>
                <w:webHidden/>
                <w:sz w:val="18"/>
                <w:szCs w:val="18"/>
              </w:rPr>
              <w:fldChar w:fldCharType="separate"/>
            </w:r>
            <w:r w:rsidR="00777904">
              <w:rPr>
                <w:webHidden/>
                <w:sz w:val="18"/>
                <w:szCs w:val="18"/>
              </w:rPr>
              <w:t>27</w:t>
            </w:r>
            <w:r w:rsidR="00D84D1A" w:rsidRPr="00D84D1A">
              <w:rPr>
                <w:webHidden/>
                <w:sz w:val="18"/>
                <w:szCs w:val="18"/>
              </w:rPr>
              <w:fldChar w:fldCharType="end"/>
            </w:r>
          </w:hyperlink>
        </w:p>
        <w:p w14:paraId="2907773C" w14:textId="77777777" w:rsidR="00D84D1A" w:rsidRPr="00D84D1A" w:rsidRDefault="00B41444">
          <w:pPr>
            <w:pStyle w:val="TOC2"/>
            <w:rPr>
              <w:rFonts w:asciiTheme="minorHAnsi" w:eastAsiaTheme="minorEastAsia" w:hAnsiTheme="minorHAnsi" w:cstheme="minorBidi"/>
              <w:b w:val="0"/>
              <w:bCs w:val="0"/>
              <w:lang w:eastAsia="en-CA"/>
            </w:rPr>
          </w:pPr>
          <w:hyperlink w:anchor="_Toc40747047" w:history="1">
            <w:r w:rsidR="00D84D1A" w:rsidRPr="00D84D1A">
              <w:rPr>
                <w:rStyle w:val="Hyperlink"/>
                <w:sz w:val="18"/>
                <w:szCs w:val="18"/>
              </w:rPr>
              <w:t>2.2 Analytical techniques &amp; data</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_Toc40747047 \h </w:instrText>
            </w:r>
            <w:r w:rsidR="00D84D1A" w:rsidRPr="00D84D1A">
              <w:rPr>
                <w:webHidden/>
                <w:sz w:val="18"/>
                <w:szCs w:val="18"/>
              </w:rPr>
            </w:r>
            <w:r w:rsidR="00D84D1A" w:rsidRPr="00D84D1A">
              <w:rPr>
                <w:webHidden/>
                <w:sz w:val="18"/>
                <w:szCs w:val="18"/>
              </w:rPr>
              <w:fldChar w:fldCharType="separate"/>
            </w:r>
            <w:r w:rsidR="00777904">
              <w:rPr>
                <w:webHidden/>
                <w:sz w:val="18"/>
                <w:szCs w:val="18"/>
              </w:rPr>
              <w:t>28</w:t>
            </w:r>
            <w:r w:rsidR="00D84D1A" w:rsidRPr="00D84D1A">
              <w:rPr>
                <w:webHidden/>
                <w:sz w:val="18"/>
                <w:szCs w:val="18"/>
              </w:rPr>
              <w:fldChar w:fldCharType="end"/>
            </w:r>
          </w:hyperlink>
        </w:p>
        <w:p w14:paraId="1E75F32B" w14:textId="77777777" w:rsidR="00D84D1A" w:rsidRPr="00D84D1A" w:rsidRDefault="00B41444">
          <w:pPr>
            <w:pStyle w:val="TOC3"/>
            <w:rPr>
              <w:rFonts w:asciiTheme="minorHAnsi" w:eastAsiaTheme="minorEastAsia" w:hAnsiTheme="minorHAnsi" w:cstheme="minorBidi"/>
              <w:lang w:eastAsia="en-CA"/>
            </w:rPr>
          </w:pPr>
          <w:hyperlink w:anchor="_Toc40747048" w:history="1">
            <w:r w:rsidR="00D84D1A" w:rsidRPr="00D84D1A">
              <w:rPr>
                <w:rStyle w:val="Hyperlink"/>
                <w:sz w:val="18"/>
                <w:szCs w:val="18"/>
              </w:rPr>
              <w:t>2.2.1 Quantifying dissolved organic carbon (DOC, as NPOC)</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_Toc40747048 \h </w:instrText>
            </w:r>
            <w:r w:rsidR="00D84D1A" w:rsidRPr="00D84D1A">
              <w:rPr>
                <w:webHidden/>
                <w:sz w:val="18"/>
                <w:szCs w:val="18"/>
              </w:rPr>
            </w:r>
            <w:r w:rsidR="00D84D1A" w:rsidRPr="00D84D1A">
              <w:rPr>
                <w:webHidden/>
                <w:sz w:val="18"/>
                <w:szCs w:val="18"/>
              </w:rPr>
              <w:fldChar w:fldCharType="separate"/>
            </w:r>
            <w:r w:rsidR="00777904">
              <w:rPr>
                <w:webHidden/>
                <w:sz w:val="18"/>
                <w:szCs w:val="18"/>
              </w:rPr>
              <w:t>28</w:t>
            </w:r>
            <w:r w:rsidR="00D84D1A" w:rsidRPr="00D84D1A">
              <w:rPr>
                <w:webHidden/>
                <w:sz w:val="18"/>
                <w:szCs w:val="18"/>
              </w:rPr>
              <w:fldChar w:fldCharType="end"/>
            </w:r>
          </w:hyperlink>
        </w:p>
        <w:p w14:paraId="2DFE7F34" w14:textId="77777777" w:rsidR="00D84D1A" w:rsidRPr="00D84D1A" w:rsidRDefault="00B41444">
          <w:pPr>
            <w:pStyle w:val="TOC3"/>
            <w:rPr>
              <w:rFonts w:asciiTheme="minorHAnsi" w:eastAsiaTheme="minorEastAsia" w:hAnsiTheme="minorHAnsi" w:cstheme="minorBidi"/>
              <w:lang w:eastAsia="en-CA"/>
            </w:rPr>
          </w:pPr>
          <w:hyperlink w:anchor="_Toc40747049" w:history="1">
            <w:r w:rsidR="00D84D1A" w:rsidRPr="00D84D1A">
              <w:rPr>
                <w:rStyle w:val="Hyperlink"/>
                <w:sz w:val="18"/>
                <w:szCs w:val="18"/>
              </w:rPr>
              <w:t>2.2.2 Qualifying organic matter through spectrophotometry</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_Toc40747049 \h </w:instrText>
            </w:r>
            <w:r w:rsidR="00D84D1A" w:rsidRPr="00D84D1A">
              <w:rPr>
                <w:webHidden/>
                <w:sz w:val="18"/>
                <w:szCs w:val="18"/>
              </w:rPr>
            </w:r>
            <w:r w:rsidR="00D84D1A" w:rsidRPr="00D84D1A">
              <w:rPr>
                <w:webHidden/>
                <w:sz w:val="18"/>
                <w:szCs w:val="18"/>
              </w:rPr>
              <w:fldChar w:fldCharType="separate"/>
            </w:r>
            <w:r w:rsidR="00777904">
              <w:rPr>
                <w:webHidden/>
                <w:sz w:val="18"/>
                <w:szCs w:val="18"/>
              </w:rPr>
              <w:t>29</w:t>
            </w:r>
            <w:r w:rsidR="00D84D1A" w:rsidRPr="00D84D1A">
              <w:rPr>
                <w:webHidden/>
                <w:sz w:val="18"/>
                <w:szCs w:val="18"/>
              </w:rPr>
              <w:fldChar w:fldCharType="end"/>
            </w:r>
          </w:hyperlink>
        </w:p>
        <w:p w14:paraId="1762CBC7" w14:textId="77777777" w:rsidR="00D84D1A" w:rsidRPr="00D84D1A" w:rsidRDefault="00B41444">
          <w:pPr>
            <w:pStyle w:val="TOC3"/>
            <w:rPr>
              <w:rFonts w:asciiTheme="minorHAnsi" w:eastAsiaTheme="minorEastAsia" w:hAnsiTheme="minorHAnsi" w:cstheme="minorBidi"/>
              <w:lang w:eastAsia="en-CA"/>
            </w:rPr>
          </w:pPr>
          <w:hyperlink w:anchor="_Toc40747050" w:history="1">
            <w:r w:rsidR="00D84D1A" w:rsidRPr="00D84D1A">
              <w:rPr>
                <w:rStyle w:val="Hyperlink"/>
                <w:sz w:val="18"/>
                <w:szCs w:val="18"/>
              </w:rPr>
              <w:t>2.2.3 Sampling for Metals &amp; CRD Analytical Results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_Toc40747050 \h </w:instrText>
            </w:r>
            <w:r w:rsidR="00D84D1A" w:rsidRPr="00D84D1A">
              <w:rPr>
                <w:webHidden/>
                <w:sz w:val="18"/>
                <w:szCs w:val="18"/>
              </w:rPr>
            </w:r>
            <w:r w:rsidR="00D84D1A" w:rsidRPr="00D84D1A">
              <w:rPr>
                <w:webHidden/>
                <w:sz w:val="18"/>
                <w:szCs w:val="18"/>
              </w:rPr>
              <w:fldChar w:fldCharType="separate"/>
            </w:r>
            <w:r w:rsidR="00777904">
              <w:rPr>
                <w:webHidden/>
                <w:sz w:val="18"/>
                <w:szCs w:val="18"/>
              </w:rPr>
              <w:t>31</w:t>
            </w:r>
            <w:r w:rsidR="00D84D1A" w:rsidRPr="00D84D1A">
              <w:rPr>
                <w:webHidden/>
                <w:sz w:val="18"/>
                <w:szCs w:val="18"/>
              </w:rPr>
              <w:fldChar w:fldCharType="end"/>
            </w:r>
          </w:hyperlink>
        </w:p>
        <w:p w14:paraId="44305B9F" w14:textId="77777777" w:rsidR="00D84D1A" w:rsidRPr="00D84D1A" w:rsidRDefault="00B41444">
          <w:pPr>
            <w:pStyle w:val="TOC1"/>
            <w:rPr>
              <w:rFonts w:asciiTheme="minorHAnsi" w:eastAsiaTheme="minorEastAsia" w:hAnsiTheme="minorHAnsi" w:cstheme="minorBidi"/>
              <w:b w:val="0"/>
              <w:bCs w:val="0"/>
              <w:caps w:val="0"/>
              <w:sz w:val="20"/>
              <w:szCs w:val="20"/>
              <w:lang w:eastAsia="en-CA"/>
            </w:rPr>
          </w:pPr>
          <w:hyperlink w:anchor="_Toc40747051" w:history="1">
            <w:r w:rsidR="00D84D1A" w:rsidRPr="00D84D1A">
              <w:rPr>
                <w:rStyle w:val="Hyperlink"/>
                <w:sz w:val="22"/>
                <w:szCs w:val="22"/>
              </w:rPr>
              <w:t>Results</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_Toc40747051 \h </w:instrText>
            </w:r>
            <w:r w:rsidR="00D84D1A" w:rsidRPr="00D84D1A">
              <w:rPr>
                <w:webHidden/>
                <w:sz w:val="22"/>
                <w:szCs w:val="22"/>
              </w:rPr>
            </w:r>
            <w:r w:rsidR="00D84D1A" w:rsidRPr="00D84D1A">
              <w:rPr>
                <w:webHidden/>
                <w:sz w:val="22"/>
                <w:szCs w:val="22"/>
              </w:rPr>
              <w:fldChar w:fldCharType="separate"/>
            </w:r>
            <w:r w:rsidR="00777904">
              <w:rPr>
                <w:webHidden/>
                <w:sz w:val="22"/>
                <w:szCs w:val="22"/>
              </w:rPr>
              <w:t>32</w:t>
            </w:r>
            <w:r w:rsidR="00D84D1A" w:rsidRPr="00D84D1A">
              <w:rPr>
                <w:webHidden/>
                <w:sz w:val="22"/>
                <w:szCs w:val="22"/>
              </w:rPr>
              <w:fldChar w:fldCharType="end"/>
            </w:r>
          </w:hyperlink>
        </w:p>
        <w:p w14:paraId="0E37C3CC" w14:textId="77777777" w:rsidR="00D84D1A" w:rsidRPr="00D84D1A" w:rsidRDefault="00B41444">
          <w:pPr>
            <w:pStyle w:val="TOC2"/>
            <w:rPr>
              <w:rFonts w:asciiTheme="minorHAnsi" w:eastAsiaTheme="minorEastAsia" w:hAnsiTheme="minorHAnsi" w:cstheme="minorBidi"/>
              <w:b w:val="0"/>
              <w:bCs w:val="0"/>
              <w:lang w:eastAsia="en-CA"/>
            </w:rPr>
          </w:pPr>
          <w:hyperlink w:anchor="_Toc40747052" w:history="1">
            <w:r w:rsidR="00D84D1A" w:rsidRPr="00D84D1A">
              <w:rPr>
                <w:rStyle w:val="Hyperlink"/>
                <w:sz w:val="18"/>
                <w:szCs w:val="18"/>
              </w:rPr>
              <w:t>Weather</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_Toc40747052 \h </w:instrText>
            </w:r>
            <w:r w:rsidR="00D84D1A" w:rsidRPr="00D84D1A">
              <w:rPr>
                <w:webHidden/>
                <w:sz w:val="18"/>
                <w:szCs w:val="18"/>
              </w:rPr>
            </w:r>
            <w:r w:rsidR="00D84D1A" w:rsidRPr="00D84D1A">
              <w:rPr>
                <w:webHidden/>
                <w:sz w:val="18"/>
                <w:szCs w:val="18"/>
              </w:rPr>
              <w:fldChar w:fldCharType="separate"/>
            </w:r>
            <w:r w:rsidR="00777904">
              <w:rPr>
                <w:webHidden/>
                <w:sz w:val="18"/>
                <w:szCs w:val="18"/>
              </w:rPr>
              <w:t>32</w:t>
            </w:r>
            <w:r w:rsidR="00D84D1A" w:rsidRPr="00D84D1A">
              <w:rPr>
                <w:webHidden/>
                <w:sz w:val="18"/>
                <w:szCs w:val="18"/>
              </w:rPr>
              <w:fldChar w:fldCharType="end"/>
            </w:r>
          </w:hyperlink>
        </w:p>
        <w:p w14:paraId="0C5F2535" w14:textId="77777777" w:rsidR="00D84D1A" w:rsidRPr="00D84D1A" w:rsidRDefault="00B41444">
          <w:pPr>
            <w:pStyle w:val="TOC3"/>
            <w:rPr>
              <w:rFonts w:asciiTheme="minorHAnsi" w:eastAsiaTheme="minorEastAsia" w:hAnsiTheme="minorHAnsi" w:cstheme="minorBidi"/>
              <w:lang w:eastAsia="en-CA"/>
            </w:rPr>
          </w:pPr>
          <w:hyperlink w:anchor="_Toc40747053" w:history="1">
            <w:r w:rsidR="00D84D1A" w:rsidRPr="00D84D1A">
              <w:rPr>
                <w:rStyle w:val="Hyperlink"/>
                <w:sz w:val="18"/>
                <w:szCs w:val="18"/>
              </w:rPr>
              <w:t>CRD F-Wx stations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_Toc40747053 \h </w:instrText>
            </w:r>
            <w:r w:rsidR="00D84D1A" w:rsidRPr="00D84D1A">
              <w:rPr>
                <w:webHidden/>
                <w:sz w:val="18"/>
                <w:szCs w:val="18"/>
              </w:rPr>
            </w:r>
            <w:r w:rsidR="00D84D1A" w:rsidRPr="00D84D1A">
              <w:rPr>
                <w:webHidden/>
                <w:sz w:val="18"/>
                <w:szCs w:val="18"/>
              </w:rPr>
              <w:fldChar w:fldCharType="separate"/>
            </w:r>
            <w:r w:rsidR="00777904">
              <w:rPr>
                <w:webHidden/>
                <w:sz w:val="18"/>
                <w:szCs w:val="18"/>
              </w:rPr>
              <w:t>32</w:t>
            </w:r>
            <w:r w:rsidR="00D84D1A" w:rsidRPr="00D84D1A">
              <w:rPr>
                <w:webHidden/>
                <w:sz w:val="18"/>
                <w:szCs w:val="18"/>
              </w:rPr>
              <w:fldChar w:fldCharType="end"/>
            </w:r>
          </w:hyperlink>
        </w:p>
        <w:p w14:paraId="3923094B" w14:textId="77777777" w:rsidR="00D84D1A" w:rsidRPr="00D84D1A" w:rsidRDefault="00B41444">
          <w:pPr>
            <w:pStyle w:val="TOC3"/>
            <w:rPr>
              <w:rFonts w:asciiTheme="minorHAnsi" w:eastAsiaTheme="minorEastAsia" w:hAnsiTheme="minorHAnsi" w:cstheme="minorBidi"/>
              <w:lang w:eastAsia="en-CA"/>
            </w:rPr>
          </w:pPr>
          <w:hyperlink w:anchor="_Toc40747054" w:history="1">
            <w:r w:rsidR="00D84D1A" w:rsidRPr="00D84D1A">
              <w:rPr>
                <w:rStyle w:val="Hyperlink"/>
                <w:sz w:val="18"/>
                <w:szCs w:val="18"/>
              </w:rPr>
              <w:t>Leech River Responses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_Toc40747054 \h </w:instrText>
            </w:r>
            <w:r w:rsidR="00D84D1A" w:rsidRPr="00D84D1A">
              <w:rPr>
                <w:webHidden/>
                <w:sz w:val="18"/>
                <w:szCs w:val="18"/>
              </w:rPr>
            </w:r>
            <w:r w:rsidR="00D84D1A" w:rsidRPr="00D84D1A">
              <w:rPr>
                <w:webHidden/>
                <w:sz w:val="18"/>
                <w:szCs w:val="18"/>
              </w:rPr>
              <w:fldChar w:fldCharType="separate"/>
            </w:r>
            <w:r w:rsidR="00777904">
              <w:rPr>
                <w:webHidden/>
                <w:sz w:val="18"/>
                <w:szCs w:val="18"/>
              </w:rPr>
              <w:t>35</w:t>
            </w:r>
            <w:r w:rsidR="00D84D1A" w:rsidRPr="00D84D1A">
              <w:rPr>
                <w:webHidden/>
                <w:sz w:val="18"/>
                <w:szCs w:val="18"/>
              </w:rPr>
              <w:fldChar w:fldCharType="end"/>
            </w:r>
          </w:hyperlink>
        </w:p>
        <w:p w14:paraId="10284E14" w14:textId="77777777" w:rsidR="00D84D1A" w:rsidRPr="00D84D1A" w:rsidRDefault="00B41444">
          <w:pPr>
            <w:pStyle w:val="TOC3"/>
            <w:rPr>
              <w:rFonts w:asciiTheme="minorHAnsi" w:eastAsiaTheme="minorEastAsia" w:hAnsiTheme="minorHAnsi" w:cstheme="minorBidi"/>
              <w:lang w:eastAsia="en-CA"/>
            </w:rPr>
          </w:pPr>
          <w:hyperlink w:anchor="_Toc40747055" w:history="1">
            <w:r w:rsidR="00D84D1A" w:rsidRPr="00D84D1A">
              <w:rPr>
                <w:rStyle w:val="Hyperlink"/>
                <w:sz w:val="18"/>
                <w:szCs w:val="18"/>
              </w:rPr>
              <w:t>Rain events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_Toc40747055 \h </w:instrText>
            </w:r>
            <w:r w:rsidR="00D84D1A" w:rsidRPr="00D84D1A">
              <w:rPr>
                <w:webHidden/>
                <w:sz w:val="18"/>
                <w:szCs w:val="18"/>
              </w:rPr>
            </w:r>
            <w:r w:rsidR="00D84D1A" w:rsidRPr="00D84D1A">
              <w:rPr>
                <w:webHidden/>
                <w:sz w:val="18"/>
                <w:szCs w:val="18"/>
              </w:rPr>
              <w:fldChar w:fldCharType="separate"/>
            </w:r>
            <w:r w:rsidR="00777904">
              <w:rPr>
                <w:webHidden/>
                <w:sz w:val="18"/>
                <w:szCs w:val="18"/>
              </w:rPr>
              <w:t>37</w:t>
            </w:r>
            <w:r w:rsidR="00D84D1A" w:rsidRPr="00D84D1A">
              <w:rPr>
                <w:webHidden/>
                <w:sz w:val="18"/>
                <w:szCs w:val="18"/>
              </w:rPr>
              <w:fldChar w:fldCharType="end"/>
            </w:r>
          </w:hyperlink>
        </w:p>
        <w:p w14:paraId="754801D8" w14:textId="77777777" w:rsidR="00D84D1A" w:rsidRPr="00D84D1A" w:rsidRDefault="00B41444">
          <w:pPr>
            <w:pStyle w:val="TOC2"/>
            <w:rPr>
              <w:rFonts w:asciiTheme="minorHAnsi" w:eastAsiaTheme="minorEastAsia" w:hAnsiTheme="minorHAnsi" w:cstheme="minorBidi"/>
              <w:b w:val="0"/>
              <w:bCs w:val="0"/>
              <w:lang w:eastAsia="en-CA"/>
            </w:rPr>
          </w:pPr>
          <w:hyperlink w:anchor="_Toc40747056" w:history="1">
            <w:r w:rsidR="00D84D1A" w:rsidRPr="00D84D1A">
              <w:rPr>
                <w:rStyle w:val="Hyperlink"/>
                <w:sz w:val="18"/>
                <w:szCs w:val="18"/>
              </w:rPr>
              <w:t>River samples for DOC analysis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_Toc40747056 \h </w:instrText>
            </w:r>
            <w:r w:rsidR="00D84D1A" w:rsidRPr="00D84D1A">
              <w:rPr>
                <w:webHidden/>
                <w:sz w:val="18"/>
                <w:szCs w:val="18"/>
              </w:rPr>
            </w:r>
            <w:r w:rsidR="00D84D1A" w:rsidRPr="00D84D1A">
              <w:rPr>
                <w:webHidden/>
                <w:sz w:val="18"/>
                <w:szCs w:val="18"/>
              </w:rPr>
              <w:fldChar w:fldCharType="separate"/>
            </w:r>
            <w:r w:rsidR="00777904">
              <w:rPr>
                <w:webHidden/>
                <w:sz w:val="18"/>
                <w:szCs w:val="18"/>
              </w:rPr>
              <w:t>39</w:t>
            </w:r>
            <w:r w:rsidR="00D84D1A" w:rsidRPr="00D84D1A">
              <w:rPr>
                <w:webHidden/>
                <w:sz w:val="18"/>
                <w:szCs w:val="18"/>
              </w:rPr>
              <w:fldChar w:fldCharType="end"/>
            </w:r>
          </w:hyperlink>
        </w:p>
        <w:p w14:paraId="667BBE97" w14:textId="77777777" w:rsidR="00D84D1A" w:rsidRPr="00D84D1A" w:rsidRDefault="00B41444">
          <w:pPr>
            <w:pStyle w:val="TOC3"/>
            <w:rPr>
              <w:rFonts w:asciiTheme="minorHAnsi" w:eastAsiaTheme="minorEastAsia" w:hAnsiTheme="minorHAnsi" w:cstheme="minorBidi"/>
              <w:lang w:eastAsia="en-CA"/>
            </w:rPr>
          </w:pPr>
          <w:hyperlink w:anchor="_Toc40747057" w:history="1">
            <w:r w:rsidR="00D84D1A" w:rsidRPr="00D84D1A">
              <w:rPr>
                <w:rStyle w:val="Hyperlink"/>
                <w:sz w:val="18"/>
                <w:szCs w:val="18"/>
              </w:rPr>
              <w:t>DOC in association with other water quality parameters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_Toc40747057 \h </w:instrText>
            </w:r>
            <w:r w:rsidR="00D84D1A" w:rsidRPr="00D84D1A">
              <w:rPr>
                <w:webHidden/>
                <w:sz w:val="18"/>
                <w:szCs w:val="18"/>
              </w:rPr>
            </w:r>
            <w:r w:rsidR="00D84D1A" w:rsidRPr="00D84D1A">
              <w:rPr>
                <w:webHidden/>
                <w:sz w:val="18"/>
                <w:szCs w:val="18"/>
              </w:rPr>
              <w:fldChar w:fldCharType="separate"/>
            </w:r>
            <w:r w:rsidR="00777904">
              <w:rPr>
                <w:webHidden/>
                <w:sz w:val="18"/>
                <w:szCs w:val="18"/>
              </w:rPr>
              <w:t>39</w:t>
            </w:r>
            <w:r w:rsidR="00D84D1A" w:rsidRPr="00D84D1A">
              <w:rPr>
                <w:webHidden/>
                <w:sz w:val="18"/>
                <w:szCs w:val="18"/>
              </w:rPr>
              <w:fldChar w:fldCharType="end"/>
            </w:r>
          </w:hyperlink>
        </w:p>
        <w:p w14:paraId="344BA243" w14:textId="77777777" w:rsidR="00D84D1A" w:rsidRPr="00D84D1A" w:rsidRDefault="00B41444">
          <w:pPr>
            <w:pStyle w:val="TOC3"/>
            <w:rPr>
              <w:rFonts w:asciiTheme="minorHAnsi" w:eastAsiaTheme="minorEastAsia" w:hAnsiTheme="minorHAnsi" w:cstheme="minorBidi"/>
              <w:lang w:eastAsia="en-CA"/>
            </w:rPr>
          </w:pPr>
          <w:hyperlink w:anchor="_Toc40747058" w:history="1">
            <w:r w:rsidR="00D84D1A" w:rsidRPr="00D84D1A">
              <w:rPr>
                <w:rStyle w:val="Hyperlink"/>
                <w:sz w:val="18"/>
                <w:szCs w:val="18"/>
              </w:rPr>
              <w:t>Synoptic Sampling</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_Toc40747058 \h </w:instrText>
            </w:r>
            <w:r w:rsidR="00D84D1A" w:rsidRPr="00D84D1A">
              <w:rPr>
                <w:webHidden/>
                <w:sz w:val="18"/>
                <w:szCs w:val="18"/>
              </w:rPr>
            </w:r>
            <w:r w:rsidR="00D84D1A" w:rsidRPr="00D84D1A">
              <w:rPr>
                <w:webHidden/>
                <w:sz w:val="18"/>
                <w:szCs w:val="18"/>
              </w:rPr>
              <w:fldChar w:fldCharType="separate"/>
            </w:r>
            <w:r w:rsidR="00777904">
              <w:rPr>
                <w:webHidden/>
                <w:sz w:val="18"/>
                <w:szCs w:val="18"/>
              </w:rPr>
              <w:t>45</w:t>
            </w:r>
            <w:r w:rsidR="00D84D1A" w:rsidRPr="00D84D1A">
              <w:rPr>
                <w:webHidden/>
                <w:sz w:val="18"/>
                <w:szCs w:val="18"/>
              </w:rPr>
              <w:fldChar w:fldCharType="end"/>
            </w:r>
          </w:hyperlink>
        </w:p>
        <w:p w14:paraId="549CC466" w14:textId="77777777" w:rsidR="00D84D1A" w:rsidRPr="00D84D1A" w:rsidRDefault="00B41444">
          <w:pPr>
            <w:pStyle w:val="TOC2"/>
            <w:rPr>
              <w:rFonts w:asciiTheme="minorHAnsi" w:eastAsiaTheme="minorEastAsia" w:hAnsiTheme="minorHAnsi" w:cstheme="minorBidi"/>
              <w:b w:val="0"/>
              <w:bCs w:val="0"/>
              <w:lang w:eastAsia="en-CA"/>
            </w:rPr>
          </w:pPr>
          <w:hyperlink w:anchor="_Toc40747059" w:history="1">
            <w:r w:rsidR="00D84D1A" w:rsidRPr="00D84D1A">
              <w:rPr>
                <w:rStyle w:val="Hyperlink"/>
                <w:sz w:val="18"/>
                <w:szCs w:val="18"/>
              </w:rPr>
              <w:t>Leech watershed and nested sub-catchments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_Toc40747059 \h </w:instrText>
            </w:r>
            <w:r w:rsidR="00D84D1A" w:rsidRPr="00D84D1A">
              <w:rPr>
                <w:webHidden/>
                <w:sz w:val="18"/>
                <w:szCs w:val="18"/>
              </w:rPr>
            </w:r>
            <w:r w:rsidR="00D84D1A" w:rsidRPr="00D84D1A">
              <w:rPr>
                <w:webHidden/>
                <w:sz w:val="18"/>
                <w:szCs w:val="18"/>
              </w:rPr>
              <w:fldChar w:fldCharType="separate"/>
            </w:r>
            <w:r w:rsidR="00777904">
              <w:rPr>
                <w:webHidden/>
                <w:sz w:val="18"/>
                <w:szCs w:val="18"/>
              </w:rPr>
              <w:t>49</w:t>
            </w:r>
            <w:r w:rsidR="00D84D1A" w:rsidRPr="00D84D1A">
              <w:rPr>
                <w:webHidden/>
                <w:sz w:val="18"/>
                <w:szCs w:val="18"/>
              </w:rPr>
              <w:fldChar w:fldCharType="end"/>
            </w:r>
          </w:hyperlink>
        </w:p>
        <w:p w14:paraId="1D2751A7" w14:textId="77777777" w:rsidR="00D84D1A" w:rsidRPr="00D84D1A" w:rsidRDefault="00B41444">
          <w:pPr>
            <w:pStyle w:val="TOC3"/>
            <w:rPr>
              <w:rFonts w:asciiTheme="minorHAnsi" w:eastAsiaTheme="minorEastAsia" w:hAnsiTheme="minorHAnsi" w:cstheme="minorBidi"/>
              <w:lang w:eastAsia="en-CA"/>
            </w:rPr>
          </w:pPr>
          <w:hyperlink w:anchor="_Toc40747060" w:history="1">
            <w:r w:rsidR="00D84D1A" w:rsidRPr="00D84D1A">
              <w:rPr>
                <w:rStyle w:val="Hyperlink"/>
                <w:sz w:val="18"/>
                <w:szCs w:val="18"/>
              </w:rPr>
              <w:t>Temporal patterns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_Toc40747060 \h </w:instrText>
            </w:r>
            <w:r w:rsidR="00D84D1A" w:rsidRPr="00D84D1A">
              <w:rPr>
                <w:webHidden/>
                <w:sz w:val="18"/>
                <w:szCs w:val="18"/>
              </w:rPr>
            </w:r>
            <w:r w:rsidR="00D84D1A" w:rsidRPr="00D84D1A">
              <w:rPr>
                <w:webHidden/>
                <w:sz w:val="18"/>
                <w:szCs w:val="18"/>
              </w:rPr>
              <w:fldChar w:fldCharType="separate"/>
            </w:r>
            <w:r w:rsidR="00777904">
              <w:rPr>
                <w:webHidden/>
                <w:sz w:val="18"/>
                <w:szCs w:val="18"/>
              </w:rPr>
              <w:t>52</w:t>
            </w:r>
            <w:r w:rsidR="00D84D1A" w:rsidRPr="00D84D1A">
              <w:rPr>
                <w:webHidden/>
                <w:sz w:val="18"/>
                <w:szCs w:val="18"/>
              </w:rPr>
              <w:fldChar w:fldCharType="end"/>
            </w:r>
          </w:hyperlink>
        </w:p>
        <w:p w14:paraId="087429EB" w14:textId="77777777" w:rsidR="00D84D1A" w:rsidRPr="00D84D1A" w:rsidRDefault="00B41444">
          <w:pPr>
            <w:pStyle w:val="TOC3"/>
            <w:rPr>
              <w:rFonts w:asciiTheme="minorHAnsi" w:eastAsiaTheme="minorEastAsia" w:hAnsiTheme="minorHAnsi" w:cstheme="minorBidi"/>
              <w:lang w:eastAsia="en-CA"/>
            </w:rPr>
          </w:pPr>
          <w:hyperlink w:anchor="_Toc40747061" w:history="1">
            <w:r w:rsidR="00D84D1A" w:rsidRPr="00D84D1A">
              <w:rPr>
                <w:rStyle w:val="Hyperlink"/>
                <w:sz w:val="18"/>
                <w:szCs w:val="18"/>
              </w:rPr>
              <w:t>Seasonal trends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_Toc40747061 \h </w:instrText>
            </w:r>
            <w:r w:rsidR="00D84D1A" w:rsidRPr="00D84D1A">
              <w:rPr>
                <w:webHidden/>
                <w:sz w:val="18"/>
                <w:szCs w:val="18"/>
              </w:rPr>
            </w:r>
            <w:r w:rsidR="00D84D1A" w:rsidRPr="00D84D1A">
              <w:rPr>
                <w:webHidden/>
                <w:sz w:val="18"/>
                <w:szCs w:val="18"/>
              </w:rPr>
              <w:fldChar w:fldCharType="separate"/>
            </w:r>
            <w:r w:rsidR="00777904">
              <w:rPr>
                <w:webHidden/>
                <w:sz w:val="18"/>
                <w:szCs w:val="18"/>
              </w:rPr>
              <w:t>52</w:t>
            </w:r>
            <w:r w:rsidR="00D84D1A" w:rsidRPr="00D84D1A">
              <w:rPr>
                <w:webHidden/>
                <w:sz w:val="18"/>
                <w:szCs w:val="18"/>
              </w:rPr>
              <w:fldChar w:fldCharType="end"/>
            </w:r>
          </w:hyperlink>
        </w:p>
        <w:p w14:paraId="6B78E353" w14:textId="77777777" w:rsidR="00D84D1A" w:rsidRPr="00D84D1A" w:rsidRDefault="00B41444">
          <w:pPr>
            <w:pStyle w:val="TOC3"/>
            <w:rPr>
              <w:rFonts w:asciiTheme="minorHAnsi" w:eastAsiaTheme="minorEastAsia" w:hAnsiTheme="minorHAnsi" w:cstheme="minorBidi"/>
              <w:lang w:eastAsia="en-CA"/>
            </w:rPr>
          </w:pPr>
          <w:hyperlink w:anchor="_Toc40747062" w:history="1">
            <w:r w:rsidR="00D84D1A" w:rsidRPr="00D84D1A">
              <w:rPr>
                <w:rStyle w:val="Hyperlink"/>
                <w:sz w:val="18"/>
                <w:szCs w:val="18"/>
              </w:rPr>
              <w:t>Rising limb – hydrologic versus supply controls on export</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_Toc40747062 \h </w:instrText>
            </w:r>
            <w:r w:rsidR="00D84D1A" w:rsidRPr="00D84D1A">
              <w:rPr>
                <w:webHidden/>
                <w:sz w:val="18"/>
                <w:szCs w:val="18"/>
              </w:rPr>
            </w:r>
            <w:r w:rsidR="00D84D1A" w:rsidRPr="00D84D1A">
              <w:rPr>
                <w:webHidden/>
                <w:sz w:val="18"/>
                <w:szCs w:val="18"/>
              </w:rPr>
              <w:fldChar w:fldCharType="separate"/>
            </w:r>
            <w:r w:rsidR="00777904">
              <w:rPr>
                <w:webHidden/>
                <w:sz w:val="18"/>
                <w:szCs w:val="18"/>
              </w:rPr>
              <w:t>57</w:t>
            </w:r>
            <w:r w:rsidR="00D84D1A" w:rsidRPr="00D84D1A">
              <w:rPr>
                <w:webHidden/>
                <w:sz w:val="18"/>
                <w:szCs w:val="18"/>
              </w:rPr>
              <w:fldChar w:fldCharType="end"/>
            </w:r>
          </w:hyperlink>
        </w:p>
        <w:p w14:paraId="17B5E7E2" w14:textId="77777777" w:rsidR="00D84D1A" w:rsidRPr="00D84D1A" w:rsidRDefault="00B41444">
          <w:pPr>
            <w:pStyle w:val="TOC2"/>
            <w:rPr>
              <w:rFonts w:asciiTheme="minorHAnsi" w:eastAsiaTheme="minorEastAsia" w:hAnsiTheme="minorHAnsi" w:cstheme="minorBidi"/>
              <w:b w:val="0"/>
              <w:bCs w:val="0"/>
              <w:lang w:eastAsia="en-CA"/>
            </w:rPr>
          </w:pPr>
          <w:hyperlink w:anchor="_Toc40747063" w:history="1">
            <w:r w:rsidR="00D84D1A" w:rsidRPr="00D84D1A">
              <w:rPr>
                <w:rStyle w:val="Hyperlink"/>
                <w:sz w:val="18"/>
                <w:szCs w:val="18"/>
              </w:rPr>
              <w:t>Quality Control</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_Toc40747063 \h </w:instrText>
            </w:r>
            <w:r w:rsidR="00D84D1A" w:rsidRPr="00D84D1A">
              <w:rPr>
                <w:webHidden/>
                <w:sz w:val="18"/>
                <w:szCs w:val="18"/>
              </w:rPr>
            </w:r>
            <w:r w:rsidR="00D84D1A" w:rsidRPr="00D84D1A">
              <w:rPr>
                <w:webHidden/>
                <w:sz w:val="18"/>
                <w:szCs w:val="18"/>
              </w:rPr>
              <w:fldChar w:fldCharType="separate"/>
            </w:r>
            <w:r w:rsidR="00777904">
              <w:rPr>
                <w:webHidden/>
                <w:sz w:val="18"/>
                <w:szCs w:val="18"/>
              </w:rPr>
              <w:t>59</w:t>
            </w:r>
            <w:r w:rsidR="00D84D1A" w:rsidRPr="00D84D1A">
              <w:rPr>
                <w:webHidden/>
                <w:sz w:val="18"/>
                <w:szCs w:val="18"/>
              </w:rPr>
              <w:fldChar w:fldCharType="end"/>
            </w:r>
          </w:hyperlink>
        </w:p>
        <w:p w14:paraId="388D7EFA" w14:textId="77777777" w:rsidR="00D84D1A" w:rsidRPr="00D84D1A" w:rsidRDefault="00B41444">
          <w:pPr>
            <w:pStyle w:val="TOC3"/>
            <w:rPr>
              <w:rFonts w:asciiTheme="minorHAnsi" w:eastAsiaTheme="minorEastAsia" w:hAnsiTheme="minorHAnsi" w:cstheme="minorBidi"/>
              <w:lang w:eastAsia="en-CA"/>
            </w:rPr>
          </w:pPr>
          <w:hyperlink w:anchor="_Toc40747064" w:history="1">
            <w:r w:rsidR="00D84D1A" w:rsidRPr="00D84D1A">
              <w:rPr>
                <w:rStyle w:val="Hyperlink"/>
                <w:sz w:val="18"/>
                <w:szCs w:val="18"/>
              </w:rPr>
              <w:t>Vertical Rack Hold-Time Experiments</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_Toc40747064 \h </w:instrText>
            </w:r>
            <w:r w:rsidR="00D84D1A" w:rsidRPr="00D84D1A">
              <w:rPr>
                <w:webHidden/>
                <w:sz w:val="18"/>
                <w:szCs w:val="18"/>
              </w:rPr>
            </w:r>
            <w:r w:rsidR="00D84D1A" w:rsidRPr="00D84D1A">
              <w:rPr>
                <w:webHidden/>
                <w:sz w:val="18"/>
                <w:szCs w:val="18"/>
              </w:rPr>
              <w:fldChar w:fldCharType="separate"/>
            </w:r>
            <w:r w:rsidR="00777904">
              <w:rPr>
                <w:webHidden/>
                <w:sz w:val="18"/>
                <w:szCs w:val="18"/>
              </w:rPr>
              <w:t>59</w:t>
            </w:r>
            <w:r w:rsidR="00D84D1A" w:rsidRPr="00D84D1A">
              <w:rPr>
                <w:webHidden/>
                <w:sz w:val="18"/>
                <w:szCs w:val="18"/>
              </w:rPr>
              <w:fldChar w:fldCharType="end"/>
            </w:r>
          </w:hyperlink>
        </w:p>
        <w:p w14:paraId="274D074D" w14:textId="77777777" w:rsidR="00D84D1A" w:rsidRPr="00D84D1A" w:rsidRDefault="00B41444">
          <w:pPr>
            <w:pStyle w:val="TOC3"/>
            <w:rPr>
              <w:rFonts w:asciiTheme="minorHAnsi" w:eastAsiaTheme="minorEastAsia" w:hAnsiTheme="minorHAnsi" w:cstheme="minorBidi"/>
              <w:lang w:eastAsia="en-CA"/>
            </w:rPr>
          </w:pPr>
          <w:hyperlink w:anchor="_Toc40747065" w:history="1">
            <w:r w:rsidR="00D84D1A" w:rsidRPr="00D84D1A">
              <w:rPr>
                <w:rStyle w:val="Hyperlink"/>
                <w:sz w:val="18"/>
                <w:szCs w:val="18"/>
              </w:rPr>
              <w:t>Laboratory</w:t>
            </w:r>
            <w:r w:rsidR="00D84D1A" w:rsidRPr="00D84D1A">
              <w:rPr>
                <w:webHidden/>
                <w:sz w:val="18"/>
                <w:szCs w:val="18"/>
              </w:rPr>
              <w:tab/>
            </w:r>
            <w:r w:rsidR="00D84D1A" w:rsidRPr="00D84D1A">
              <w:rPr>
                <w:webHidden/>
                <w:sz w:val="18"/>
                <w:szCs w:val="18"/>
              </w:rPr>
              <w:fldChar w:fldCharType="begin"/>
            </w:r>
            <w:r w:rsidR="00D84D1A" w:rsidRPr="00D84D1A">
              <w:rPr>
                <w:webHidden/>
                <w:sz w:val="18"/>
                <w:szCs w:val="18"/>
              </w:rPr>
              <w:instrText xml:space="preserve"> PAGEREF _Toc40747065 \h </w:instrText>
            </w:r>
            <w:r w:rsidR="00D84D1A" w:rsidRPr="00D84D1A">
              <w:rPr>
                <w:webHidden/>
                <w:sz w:val="18"/>
                <w:szCs w:val="18"/>
              </w:rPr>
            </w:r>
            <w:r w:rsidR="00D84D1A" w:rsidRPr="00D84D1A">
              <w:rPr>
                <w:webHidden/>
                <w:sz w:val="18"/>
                <w:szCs w:val="18"/>
              </w:rPr>
              <w:fldChar w:fldCharType="separate"/>
            </w:r>
            <w:r w:rsidR="00777904">
              <w:rPr>
                <w:webHidden/>
                <w:sz w:val="18"/>
                <w:szCs w:val="18"/>
              </w:rPr>
              <w:t>62</w:t>
            </w:r>
            <w:r w:rsidR="00D84D1A" w:rsidRPr="00D84D1A">
              <w:rPr>
                <w:webHidden/>
                <w:sz w:val="18"/>
                <w:szCs w:val="18"/>
              </w:rPr>
              <w:fldChar w:fldCharType="end"/>
            </w:r>
          </w:hyperlink>
        </w:p>
        <w:p w14:paraId="511DDD94" w14:textId="77777777" w:rsidR="00D84D1A" w:rsidRPr="00D84D1A" w:rsidRDefault="00B41444">
          <w:pPr>
            <w:pStyle w:val="TOC1"/>
            <w:rPr>
              <w:rFonts w:asciiTheme="minorHAnsi" w:eastAsiaTheme="minorEastAsia" w:hAnsiTheme="minorHAnsi" w:cstheme="minorBidi"/>
              <w:b w:val="0"/>
              <w:bCs w:val="0"/>
              <w:caps w:val="0"/>
              <w:sz w:val="20"/>
              <w:szCs w:val="20"/>
              <w:lang w:eastAsia="en-CA"/>
            </w:rPr>
          </w:pPr>
          <w:hyperlink w:anchor="_Toc40747066" w:history="1">
            <w:r w:rsidR="00D84D1A" w:rsidRPr="00D84D1A">
              <w:rPr>
                <w:rStyle w:val="Hyperlink"/>
                <w:sz w:val="22"/>
                <w:szCs w:val="22"/>
              </w:rPr>
              <w:t>Discussion</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_Toc40747066 \h </w:instrText>
            </w:r>
            <w:r w:rsidR="00D84D1A" w:rsidRPr="00D84D1A">
              <w:rPr>
                <w:webHidden/>
                <w:sz w:val="22"/>
                <w:szCs w:val="22"/>
              </w:rPr>
            </w:r>
            <w:r w:rsidR="00D84D1A" w:rsidRPr="00D84D1A">
              <w:rPr>
                <w:webHidden/>
                <w:sz w:val="22"/>
                <w:szCs w:val="22"/>
              </w:rPr>
              <w:fldChar w:fldCharType="separate"/>
            </w:r>
            <w:r w:rsidR="00777904">
              <w:rPr>
                <w:webHidden/>
                <w:sz w:val="22"/>
                <w:szCs w:val="22"/>
              </w:rPr>
              <w:t>63</w:t>
            </w:r>
            <w:r w:rsidR="00D84D1A" w:rsidRPr="00D84D1A">
              <w:rPr>
                <w:webHidden/>
                <w:sz w:val="22"/>
                <w:szCs w:val="22"/>
              </w:rPr>
              <w:fldChar w:fldCharType="end"/>
            </w:r>
          </w:hyperlink>
        </w:p>
        <w:p w14:paraId="01CA50FC" w14:textId="77777777" w:rsidR="00D84D1A" w:rsidRPr="00D84D1A" w:rsidRDefault="00B41444">
          <w:pPr>
            <w:pStyle w:val="TOC1"/>
            <w:rPr>
              <w:rFonts w:asciiTheme="minorHAnsi" w:eastAsiaTheme="minorEastAsia" w:hAnsiTheme="minorHAnsi" w:cstheme="minorBidi"/>
              <w:b w:val="0"/>
              <w:bCs w:val="0"/>
              <w:caps w:val="0"/>
              <w:sz w:val="20"/>
              <w:szCs w:val="20"/>
              <w:lang w:eastAsia="en-CA"/>
            </w:rPr>
          </w:pPr>
          <w:hyperlink w:anchor="_Toc40747067" w:history="1">
            <w:r w:rsidR="00D84D1A" w:rsidRPr="00D84D1A">
              <w:rPr>
                <w:rStyle w:val="Hyperlink"/>
                <w:sz w:val="22"/>
                <w:szCs w:val="22"/>
              </w:rPr>
              <w:t>Conclusions</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_Toc40747067 \h </w:instrText>
            </w:r>
            <w:r w:rsidR="00D84D1A" w:rsidRPr="00D84D1A">
              <w:rPr>
                <w:webHidden/>
                <w:sz w:val="22"/>
                <w:szCs w:val="22"/>
              </w:rPr>
            </w:r>
            <w:r w:rsidR="00D84D1A" w:rsidRPr="00D84D1A">
              <w:rPr>
                <w:webHidden/>
                <w:sz w:val="22"/>
                <w:szCs w:val="22"/>
              </w:rPr>
              <w:fldChar w:fldCharType="separate"/>
            </w:r>
            <w:r w:rsidR="00777904">
              <w:rPr>
                <w:webHidden/>
                <w:sz w:val="22"/>
                <w:szCs w:val="22"/>
              </w:rPr>
              <w:t>64</w:t>
            </w:r>
            <w:r w:rsidR="00D84D1A" w:rsidRPr="00D84D1A">
              <w:rPr>
                <w:webHidden/>
                <w:sz w:val="22"/>
                <w:szCs w:val="22"/>
              </w:rPr>
              <w:fldChar w:fldCharType="end"/>
            </w:r>
          </w:hyperlink>
        </w:p>
        <w:p w14:paraId="49917B55" w14:textId="77777777" w:rsidR="00D84D1A" w:rsidRPr="00D84D1A" w:rsidRDefault="00B41444">
          <w:pPr>
            <w:pStyle w:val="TOC1"/>
            <w:rPr>
              <w:rFonts w:asciiTheme="minorHAnsi" w:eastAsiaTheme="minorEastAsia" w:hAnsiTheme="minorHAnsi" w:cstheme="minorBidi"/>
              <w:b w:val="0"/>
              <w:bCs w:val="0"/>
              <w:caps w:val="0"/>
              <w:sz w:val="20"/>
              <w:szCs w:val="20"/>
              <w:lang w:eastAsia="en-CA"/>
            </w:rPr>
          </w:pPr>
          <w:hyperlink w:anchor="_Toc40747068" w:history="1">
            <w:r w:rsidR="00D84D1A" w:rsidRPr="00D84D1A">
              <w:rPr>
                <w:rStyle w:val="Hyperlink"/>
                <w:sz w:val="22"/>
                <w:szCs w:val="22"/>
              </w:rPr>
              <w:t>References</w:t>
            </w:r>
            <w:r w:rsidR="00D84D1A" w:rsidRPr="00D84D1A">
              <w:rPr>
                <w:webHidden/>
                <w:sz w:val="22"/>
                <w:szCs w:val="22"/>
              </w:rPr>
              <w:tab/>
            </w:r>
            <w:r w:rsidR="00D84D1A" w:rsidRPr="00D84D1A">
              <w:rPr>
                <w:webHidden/>
                <w:sz w:val="22"/>
                <w:szCs w:val="22"/>
              </w:rPr>
              <w:fldChar w:fldCharType="begin"/>
            </w:r>
            <w:r w:rsidR="00D84D1A" w:rsidRPr="00D84D1A">
              <w:rPr>
                <w:webHidden/>
                <w:sz w:val="22"/>
                <w:szCs w:val="22"/>
              </w:rPr>
              <w:instrText xml:space="preserve"> PAGEREF _Toc40747068 \h </w:instrText>
            </w:r>
            <w:r w:rsidR="00D84D1A" w:rsidRPr="00D84D1A">
              <w:rPr>
                <w:webHidden/>
                <w:sz w:val="22"/>
                <w:szCs w:val="22"/>
              </w:rPr>
            </w:r>
            <w:r w:rsidR="00D84D1A" w:rsidRPr="00D84D1A">
              <w:rPr>
                <w:webHidden/>
                <w:sz w:val="22"/>
                <w:szCs w:val="22"/>
              </w:rPr>
              <w:fldChar w:fldCharType="separate"/>
            </w:r>
            <w:r w:rsidR="00777904">
              <w:rPr>
                <w:webHidden/>
                <w:sz w:val="22"/>
                <w:szCs w:val="22"/>
              </w:rPr>
              <w:t>65</w:t>
            </w:r>
            <w:r w:rsidR="00D84D1A" w:rsidRPr="00D84D1A">
              <w:rPr>
                <w:webHidden/>
                <w:sz w:val="22"/>
                <w:szCs w:val="22"/>
              </w:rPr>
              <w:fldChar w:fldCharType="end"/>
            </w:r>
          </w:hyperlink>
        </w:p>
        <w:p w14:paraId="6D355707" w14:textId="77777777" w:rsidR="00B86FD2" w:rsidRDefault="00972F25">
          <w:r w:rsidRPr="00D84D1A">
            <w:rPr>
              <w:sz w:val="20"/>
              <w:szCs w:val="20"/>
            </w:rPr>
            <w:fldChar w:fldCharType="end"/>
          </w:r>
        </w:p>
      </w:sdtContent>
    </w:sdt>
    <w:p w14:paraId="32588EA5" w14:textId="77777777" w:rsidR="00B86FD2" w:rsidRDefault="00972F25">
      <w:pPr>
        <w:pStyle w:val="Heading1"/>
      </w:pPr>
      <w:bookmarkStart w:id="0" w:name="abstract"/>
      <w:bookmarkStart w:id="1" w:name="_Toc40747028"/>
      <w:r>
        <w:lastRenderedPageBreak/>
        <w:t>Abstract</w:t>
      </w:r>
      <w:bookmarkEnd w:id="0"/>
      <w:bookmarkEnd w:id="1"/>
    </w:p>
    <w:p w14:paraId="0A652763" w14:textId="77777777" w:rsidR="00B86FD2" w:rsidRDefault="00972F25">
      <w:r>
        <w:rPr>
          <w:i/>
        </w:rPr>
        <w:t>(max 350 words) - roman numeral TOC</w:t>
      </w:r>
    </w:p>
    <w:p w14:paraId="65A4B377" w14:textId="77777777" w:rsidR="00B86FD2" w:rsidRDefault="00972F25">
      <w:r>
        <w:t xml:space="preserve">This research contributes to understanding the “natural” variability in DOM and DOC across a forested riverine watershed: </w:t>
      </w:r>
      <w:proofErr w:type="gramStart"/>
      <w:r>
        <w:t>the</w:t>
      </w:r>
      <w:proofErr w:type="gramEnd"/>
      <w:r>
        <w:t xml:space="preserve"> Leech River watershed on Vancouver Island, British Columbia, Canada. Land-use impacts are minimal in this research area as 96% of the watershed is protected as drinking water supply area (Leech Water Supply Area). Like most forested areas on Vancouver Island, the Leech watershed is second-growth softwood forest with a history of extensive harvest (nearly 96% cleared).</w:t>
      </w:r>
    </w:p>
    <w:p w14:paraId="7A85C667" w14:textId="77777777" w:rsidR="00B86FD2" w:rsidRDefault="00972F25">
      <w:r>
        <w:t> </w:t>
      </w:r>
    </w:p>
    <w:p w14:paraId="79194604" w14:textId="77777777" w:rsidR="00B86FD2" w:rsidRDefault="00972F25">
      <w:r>
        <w:t>The purpose of this master’s research project was to establish a baseline understanding of hydrologic responses and water quality variability in rivers across the LWSA. The approach includes advanced synoptic sampling within stormflow, supplemented with standard grab samples between storm events and during summer baseflow. Discrete samples of river water were collected passively during the rising limb of stormflow (falling limb prototype in progress) using low-powered, low-cost, custom-built vertical rack samplers including water level loggers (Odyssey) and observational reference staff gauges. By collecting samples during stormflow, a more robust understanding of water quality dynamics was achieved than basic grab sampling alone. Using low-powered passive sampling techniques allowed for multiple (six) sites to be equipped with monitoring/sampling racks, providing fairly good spatial resolution of hydrochemical variability across the watershed.</w:t>
      </w:r>
    </w:p>
    <w:p w14:paraId="599FF72C" w14:textId="77777777" w:rsidR="00B86FD2" w:rsidRDefault="00972F25">
      <w:r>
        <w:t> </w:t>
      </w:r>
    </w:p>
    <w:p w14:paraId="68DA263A" w14:textId="77777777" w:rsidR="00B86FD2" w:rsidRDefault="00972F25">
      <w:r>
        <w:rPr>
          <w:b/>
        </w:rPr>
        <w:t>CGU poster abstract:</w:t>
      </w:r>
    </w:p>
    <w:p w14:paraId="13F977B5" w14:textId="77777777" w:rsidR="00B86FD2" w:rsidRDefault="00972F25">
      <w:r>
        <w:t>Most drinking water in Canada originates in forested headwaters, therefore forest management is intimately tied to the quality and quantity of water supply for many communities. However, without a baseline understanding of a watershed’s hydrochemical dynamics, it is difficult to determine if observations indicate a departure from natural variance due to forest treatments, or if observations fall within baseline variation. This research was conducted in the Leech River Watershed (~96 km</w:t>
      </w:r>
      <w:r>
        <w:rPr>
          <w:vertAlign w:val="superscript"/>
        </w:rPr>
        <w:t>2</w:t>
      </w:r>
      <w:r>
        <w:t xml:space="preserve">, elevation 215 to 870 m </w:t>
      </w:r>
      <w:proofErr w:type="spellStart"/>
      <w:r>
        <w:t>a.s.l</w:t>
      </w:r>
      <w:proofErr w:type="spellEnd"/>
      <w:r>
        <w:t>) which experienced extensive forest harvesting prior to 2007 and is designated as a future supplemental drinking water supply area for Greater Victoria, British Columbia, Canada. The primary objective of this study was to characterize the range of hydrochemical dynamics and the synchrony of rainfall responses among sub-basins ranging in size from 9.6 to 37 km</w:t>
      </w:r>
      <w:r>
        <w:rPr>
          <w:vertAlign w:val="superscript"/>
        </w:rPr>
        <w:t>2</w:t>
      </w:r>
      <w:r>
        <w:t xml:space="preserve">. Six sites were equipped with vertical racks to passively collect water samples on the rising limb of the hydrograph while measuring stream stage every 10 minutes with </w:t>
      </w:r>
      <w:r>
        <w:lastRenderedPageBreak/>
        <w:t>capacitance level loggers. Synoptic water sampling was completed every two to four weeks from November 2018 to February 2020. A total of 458 samples (204 Rack and 254 Synoptic Grab samples) were collected and analyzed for dissolved organic carbon (DOC) and dissolved organic matter (DOM) through high temperature combustion and UV-Vis spectroscopy (respectively). Additionally, a subset of 42 samples were analyzed for a suite of total metals to assess aqueous DOM transport relationships. Mean sub-basin DOC concentrations ranged from 7.4 ± 1.5 mg L</w:t>
      </w:r>
      <w:r>
        <w:rPr>
          <w:vertAlign w:val="superscript"/>
        </w:rPr>
        <w:t>-1</w:t>
      </w:r>
      <w:r>
        <w:t xml:space="preserve"> to 10.4 ± 3.6 mg L</w:t>
      </w:r>
      <w:r>
        <w:rPr>
          <w:vertAlign w:val="superscript"/>
        </w:rPr>
        <w:t>-1</w:t>
      </w:r>
      <w:r>
        <w:t xml:space="preserve"> (DOC range spanned 2.5 - 29.75 mg L</w:t>
      </w:r>
      <w:r>
        <w:rPr>
          <w:vertAlign w:val="superscript"/>
        </w:rPr>
        <w:t>-1</w:t>
      </w:r>
      <w:r>
        <w:t>). Across the Leech watershed, there was an overall reduction in DOC concentration from low to high order streams, and DOC concentrations decreased throughout the wet season (Oct-Mar). Concentrations of DOC exhibited a positive relationship with concentrations of several metals (R2 values for Hg: 0.99; Al: 0.81; Fe: 0.72; Cu: 0.47; Ba: 0.25; Mn: 0.21). We observed a seasonal difference in DOM character assessed by SUVA254 and other spectral indices derived from UV-Vis absorbance full-scan data. DOC concentration patterns during stormflow will be used to indicate whether DOC flux was driven by DOM supply limitation or hydrologic controls. Rainfall response will be discussed on a per-storm basis regarding response synchrony among sub-basins. This research establishes a baseline of hydrochemical dynamics across a water supply area where commercial forest management ceased more than a decade ago. These data may also be useful for future assessment of forest management strategies to reduce wildfire risk. Furthermore, results from this work will aid source water protection strategies when the Leech Water Supply Area becomes an active source for the Greater Victoria water supply via inter-basin transfer. objective</w:t>
      </w:r>
    </w:p>
    <w:p w14:paraId="64721F29" w14:textId="77777777" w:rsidR="00B86FD2" w:rsidRDefault="00972F25">
      <w:pPr>
        <w:pStyle w:val="Heading1"/>
      </w:pPr>
      <w:bookmarkStart w:id="2" w:name="lay-summary"/>
      <w:bookmarkStart w:id="3" w:name="_Toc40747029"/>
      <w:r>
        <w:lastRenderedPageBreak/>
        <w:t>Lay Summary</w:t>
      </w:r>
      <w:bookmarkEnd w:id="2"/>
      <w:bookmarkEnd w:id="3"/>
    </w:p>
    <w:p w14:paraId="092261E2" w14:textId="77777777" w:rsidR="00B86FD2" w:rsidRDefault="00972F25">
      <w:pPr>
        <w:numPr>
          <w:ilvl w:val="0"/>
          <w:numId w:val="13"/>
        </w:numPr>
      </w:pPr>
      <w:r>
        <w:t>(max 150 words) - roman numeral TOC</w:t>
      </w:r>
    </w:p>
    <w:p w14:paraId="0711C37E" w14:textId="77777777" w:rsidR="00B86FD2" w:rsidRDefault="00972F25">
      <w:pPr>
        <w:numPr>
          <w:ilvl w:val="0"/>
          <w:numId w:val="13"/>
        </w:numPr>
      </w:pPr>
      <w:r>
        <w:t>include plain-language summary</w:t>
      </w:r>
    </w:p>
    <w:p w14:paraId="4F856894" w14:textId="77777777" w:rsidR="00B86FD2" w:rsidRDefault="00972F25">
      <w:pPr>
        <w:pStyle w:val="Heading1"/>
      </w:pPr>
      <w:bookmarkStart w:id="4" w:name="preface"/>
      <w:bookmarkStart w:id="5" w:name="_Toc40747030"/>
      <w:r>
        <w:lastRenderedPageBreak/>
        <w:t>Preface</w:t>
      </w:r>
      <w:bookmarkEnd w:id="4"/>
      <w:bookmarkEnd w:id="5"/>
    </w:p>
    <w:p w14:paraId="4C09CB42" w14:textId="77777777" w:rsidR="00B86FD2" w:rsidRDefault="00972F25">
      <w:pPr>
        <w:numPr>
          <w:ilvl w:val="0"/>
          <w:numId w:val="14"/>
        </w:numPr>
      </w:pPr>
      <w:r>
        <w:t>roman numeral TOC</w:t>
      </w:r>
    </w:p>
    <w:p w14:paraId="2EC7867C" w14:textId="77777777" w:rsidR="00B86FD2" w:rsidRDefault="00972F25">
      <w:r>
        <w:t xml:space="preserve">see: </w:t>
      </w:r>
      <w:hyperlink r:id="rId7">
        <w:r>
          <w:rPr>
            <w:rStyle w:val="Hyperlink"/>
          </w:rPr>
          <w:t>https://www.grad.ubc.ca/sites/default/files/doc/page/thesis_sample_prefaces.pdf</w:t>
        </w:r>
      </w:hyperlink>
    </w:p>
    <w:p w14:paraId="377EFEEA" w14:textId="77777777" w:rsidR="00B86FD2" w:rsidRDefault="00972F25">
      <w:pPr>
        <w:numPr>
          <w:ilvl w:val="0"/>
          <w:numId w:val="15"/>
        </w:numPr>
      </w:pPr>
      <w:r>
        <w:t>TOC follows, then LOT, LOF, List of Illustrations, list of abbreviations</w:t>
      </w:r>
    </w:p>
    <w:p w14:paraId="1E0635DF" w14:textId="77777777" w:rsidR="00B86FD2" w:rsidRDefault="00972F25">
      <w:r>
        <w:t> </w:t>
      </w:r>
    </w:p>
    <w:p w14:paraId="6F4D5DD6" w14:textId="77777777" w:rsidR="00B86FD2" w:rsidRDefault="00972F25">
      <w:r>
        <w:rPr>
          <w:b/>
        </w:rPr>
        <w:t>List of Abbreviations</w:t>
      </w:r>
    </w:p>
    <w:tbl>
      <w:tblPr>
        <w:tblW w:w="0" w:type="pct"/>
        <w:tblLook w:val="07E0" w:firstRow="1" w:lastRow="1" w:firstColumn="1" w:lastColumn="1" w:noHBand="1" w:noVBand="1"/>
      </w:tblPr>
      <w:tblGrid>
        <w:gridCol w:w="1165"/>
        <w:gridCol w:w="1820"/>
        <w:gridCol w:w="6023"/>
      </w:tblGrid>
      <w:tr w:rsidR="00B86FD2" w14:paraId="74380CA1" w14:textId="77777777">
        <w:tc>
          <w:tcPr>
            <w:tcW w:w="0" w:type="auto"/>
            <w:tcBorders>
              <w:bottom w:val="single" w:sz="0" w:space="0" w:color="auto"/>
            </w:tcBorders>
            <w:vAlign w:val="bottom"/>
          </w:tcPr>
          <w:p w14:paraId="0615D2EE" w14:textId="77777777" w:rsidR="00B86FD2" w:rsidRDefault="00972F25">
            <w:r>
              <w:t>Acronym</w:t>
            </w:r>
          </w:p>
        </w:tc>
        <w:tc>
          <w:tcPr>
            <w:tcW w:w="0" w:type="auto"/>
            <w:tcBorders>
              <w:bottom w:val="single" w:sz="0" w:space="0" w:color="auto"/>
            </w:tcBorders>
            <w:vAlign w:val="bottom"/>
          </w:tcPr>
          <w:p w14:paraId="0E49B56D" w14:textId="77777777" w:rsidR="00B86FD2" w:rsidRDefault="00972F25">
            <w:r>
              <w:t>Term</w:t>
            </w:r>
          </w:p>
        </w:tc>
        <w:tc>
          <w:tcPr>
            <w:tcW w:w="0" w:type="auto"/>
            <w:tcBorders>
              <w:bottom w:val="single" w:sz="0" w:space="0" w:color="auto"/>
            </w:tcBorders>
            <w:vAlign w:val="bottom"/>
          </w:tcPr>
          <w:p w14:paraId="3CC1DC95" w14:textId="77777777" w:rsidR="00B86FD2" w:rsidRDefault="00972F25">
            <w:r>
              <w:t>Definition</w:t>
            </w:r>
          </w:p>
        </w:tc>
      </w:tr>
      <w:tr w:rsidR="00B86FD2" w14:paraId="73BE8A7C" w14:textId="77777777">
        <w:tc>
          <w:tcPr>
            <w:tcW w:w="0" w:type="auto"/>
          </w:tcPr>
          <w:p w14:paraId="254967CA" w14:textId="77777777" w:rsidR="00B86FD2" w:rsidRDefault="00972F25">
            <w:r>
              <w:t>NOM</w:t>
            </w:r>
          </w:p>
        </w:tc>
        <w:tc>
          <w:tcPr>
            <w:tcW w:w="0" w:type="auto"/>
          </w:tcPr>
          <w:p w14:paraId="0C1F680F" w14:textId="77777777" w:rsidR="00B86FD2" w:rsidRDefault="00972F25">
            <w:r>
              <w:t>natural organic matter</w:t>
            </w:r>
          </w:p>
        </w:tc>
        <w:tc>
          <w:tcPr>
            <w:tcW w:w="0" w:type="auto"/>
          </w:tcPr>
          <w:p w14:paraId="2BE7B95A" w14:textId="77777777" w:rsidR="00B86FD2" w:rsidRDefault="00972F25">
            <w:r>
              <w:t>diverse carbon-based compounds found in natural, engineered, terrestrial and aquatic environments</w:t>
            </w:r>
          </w:p>
        </w:tc>
      </w:tr>
      <w:tr w:rsidR="00B86FD2" w14:paraId="79DF713F" w14:textId="77777777">
        <w:tc>
          <w:tcPr>
            <w:tcW w:w="0" w:type="auto"/>
          </w:tcPr>
          <w:p w14:paraId="6FD39A40" w14:textId="77777777" w:rsidR="00B86FD2" w:rsidRDefault="00972F25">
            <w:r>
              <w:t>DOM</w:t>
            </w:r>
          </w:p>
        </w:tc>
        <w:tc>
          <w:tcPr>
            <w:tcW w:w="0" w:type="auto"/>
          </w:tcPr>
          <w:p w14:paraId="23D175F9" w14:textId="77777777" w:rsidR="00B86FD2" w:rsidRDefault="00972F25">
            <w:r>
              <w:t>dissolved organic matter</w:t>
            </w:r>
          </w:p>
        </w:tc>
        <w:tc>
          <w:tcPr>
            <w:tcW w:w="0" w:type="auto"/>
          </w:tcPr>
          <w:p w14:paraId="35A79A83" w14:textId="77777777" w:rsidR="00B86FD2" w:rsidRDefault="00972F25">
            <w:r>
              <w:t>organic compounds operationally defined as finer than 0.45 um in diameter</w:t>
            </w:r>
          </w:p>
        </w:tc>
      </w:tr>
      <w:tr w:rsidR="00B86FD2" w14:paraId="79D53935" w14:textId="77777777">
        <w:tc>
          <w:tcPr>
            <w:tcW w:w="0" w:type="auto"/>
          </w:tcPr>
          <w:p w14:paraId="0C08800A" w14:textId="77777777" w:rsidR="00B86FD2" w:rsidRDefault="00972F25">
            <w:r>
              <w:t>DOC</w:t>
            </w:r>
          </w:p>
        </w:tc>
        <w:tc>
          <w:tcPr>
            <w:tcW w:w="0" w:type="auto"/>
          </w:tcPr>
          <w:p w14:paraId="3D24C6BE" w14:textId="77777777" w:rsidR="00B86FD2" w:rsidRDefault="00972F25">
            <w:r>
              <w:t>dissolved organic carbon</w:t>
            </w:r>
          </w:p>
        </w:tc>
        <w:tc>
          <w:tcPr>
            <w:tcW w:w="0" w:type="auto"/>
          </w:tcPr>
          <w:p w14:paraId="46E928F6" w14:textId="77777777" w:rsidR="00B86FD2" w:rsidRDefault="00972F25">
            <w:r>
              <w:t>organic carbon compounds operationally defined as finer than 0.45 um in diameter. The majority of DOM is DOC.</w:t>
            </w:r>
          </w:p>
        </w:tc>
      </w:tr>
      <w:tr w:rsidR="00B86FD2" w14:paraId="2744C23B" w14:textId="77777777">
        <w:tc>
          <w:tcPr>
            <w:tcW w:w="0" w:type="auto"/>
          </w:tcPr>
          <w:p w14:paraId="0400B047" w14:textId="77777777" w:rsidR="00B86FD2" w:rsidRDefault="00972F25">
            <w:r>
              <w:t>NPOC</w:t>
            </w:r>
          </w:p>
        </w:tc>
        <w:tc>
          <w:tcPr>
            <w:tcW w:w="0" w:type="auto"/>
          </w:tcPr>
          <w:p w14:paraId="29773763" w14:textId="77777777" w:rsidR="00B86FD2" w:rsidRDefault="00972F25">
            <w:r>
              <w:t>non-purgeable organic carbon</w:t>
            </w:r>
          </w:p>
        </w:tc>
        <w:tc>
          <w:tcPr>
            <w:tcW w:w="0" w:type="auto"/>
          </w:tcPr>
          <w:p w14:paraId="5D948F27" w14:textId="77777777" w:rsidR="00B86FD2" w:rsidRDefault="00972F25">
            <w:r>
              <w:t>instrumental parameter measured to quantify organic carbon (e.g. on a Shimadzu TOC-V analyzer). An aqueous sample is acidified to below pH 2 to convert inorganic carbon (e.g. carbonates) to carbon dioxide (CO2), the sample is then sparged with hydrocarbon-free air to drive off CO2, then the sample is combusted at high temperatures to convert the remaining organic carbon to CO2 which is detected with a non-dispersive infrared gas analyzer.</w:t>
            </w:r>
          </w:p>
        </w:tc>
      </w:tr>
      <w:tr w:rsidR="00B86FD2" w14:paraId="380AED64" w14:textId="77777777">
        <w:tc>
          <w:tcPr>
            <w:tcW w:w="0" w:type="auto"/>
          </w:tcPr>
          <w:p w14:paraId="13DC1CF7" w14:textId="77777777" w:rsidR="00B86FD2" w:rsidRDefault="00972F25">
            <w:r>
              <w:t>DBP-FP</w:t>
            </w:r>
          </w:p>
        </w:tc>
        <w:tc>
          <w:tcPr>
            <w:tcW w:w="0" w:type="auto"/>
          </w:tcPr>
          <w:p w14:paraId="7E4FE6CD" w14:textId="77777777" w:rsidR="00B86FD2" w:rsidRDefault="00972F25">
            <w:r>
              <w:t>Disinfection By-Product Formation Potential</w:t>
            </w:r>
          </w:p>
        </w:tc>
        <w:tc>
          <w:tcPr>
            <w:tcW w:w="0" w:type="auto"/>
          </w:tcPr>
          <w:p w14:paraId="5A5633B8" w14:textId="77777777" w:rsidR="00B86FD2" w:rsidRDefault="00972F25">
            <w:r>
              <w:t xml:space="preserve">The likelihood of creating </w:t>
            </w:r>
            <w:proofErr w:type="gramStart"/>
            <w:r>
              <w:t>DBPs(</w:t>
            </w:r>
            <w:proofErr w:type="gramEnd"/>
            <w:r>
              <w:t xml:space="preserve">e.g. trihalomethanes, halogenic acetic acids, </w:t>
            </w:r>
            <w:proofErr w:type="spellStart"/>
            <w:r>
              <w:t>Haloacetonitrils</w:t>
            </w:r>
            <w:proofErr w:type="spellEnd"/>
            <w:r>
              <w:t xml:space="preserve">, </w:t>
            </w:r>
            <w:proofErr w:type="spellStart"/>
            <w:r>
              <w:t>haloketons</w:t>
            </w:r>
            <w:proofErr w:type="spellEnd"/>
            <w:r>
              <w:t>) when natural source water is chlorinated</w:t>
            </w:r>
          </w:p>
        </w:tc>
      </w:tr>
      <w:tr w:rsidR="00B86FD2" w14:paraId="51E9FE93" w14:textId="77777777">
        <w:tc>
          <w:tcPr>
            <w:tcW w:w="0" w:type="auto"/>
          </w:tcPr>
          <w:p w14:paraId="1641DD1D" w14:textId="77777777" w:rsidR="00B86FD2" w:rsidRDefault="00972F25">
            <w:r>
              <w:t>LWSA</w:t>
            </w:r>
          </w:p>
        </w:tc>
        <w:tc>
          <w:tcPr>
            <w:tcW w:w="0" w:type="auto"/>
          </w:tcPr>
          <w:p w14:paraId="77CC5575" w14:textId="77777777" w:rsidR="00B86FD2" w:rsidRDefault="00972F25">
            <w:r>
              <w:t>Leech Water Supply Area</w:t>
            </w:r>
          </w:p>
        </w:tc>
        <w:tc>
          <w:tcPr>
            <w:tcW w:w="0" w:type="auto"/>
          </w:tcPr>
          <w:p w14:paraId="74F764FC" w14:textId="77777777" w:rsidR="00B86FD2" w:rsidRDefault="00972F25">
            <w:r>
              <w:t>Future water supply area anticipated to supplement the primary water supply (Sooke Reservoir) for the Greater Victoria Area via inter-basin transfer. LWSA is the research site for this thesis’ field work.</w:t>
            </w:r>
          </w:p>
        </w:tc>
      </w:tr>
      <w:tr w:rsidR="00B86FD2" w14:paraId="583196AB" w14:textId="77777777">
        <w:tc>
          <w:tcPr>
            <w:tcW w:w="0" w:type="auto"/>
          </w:tcPr>
          <w:p w14:paraId="18D81DF4" w14:textId="77777777" w:rsidR="00B86FD2" w:rsidRDefault="00972F25">
            <w:r>
              <w:t>CRD</w:t>
            </w:r>
          </w:p>
        </w:tc>
        <w:tc>
          <w:tcPr>
            <w:tcW w:w="0" w:type="auto"/>
          </w:tcPr>
          <w:p w14:paraId="3601D73C" w14:textId="77777777" w:rsidR="00B86FD2" w:rsidRDefault="00972F25">
            <w:r>
              <w:t>Capital Regional District</w:t>
            </w:r>
          </w:p>
        </w:tc>
        <w:tc>
          <w:tcPr>
            <w:tcW w:w="0" w:type="auto"/>
          </w:tcPr>
          <w:p w14:paraId="7FAAD81C" w14:textId="77777777" w:rsidR="00B86FD2" w:rsidRDefault="00972F25">
            <w:r>
              <w:t xml:space="preserve">The governing/municipal body for the Greater Victoria Area, and the managing group for water supply and watershed management. The CRD are partners in the </w:t>
            </w:r>
            <w:proofErr w:type="spellStart"/>
            <w:r>
              <w:t>forWater</w:t>
            </w:r>
            <w:proofErr w:type="spellEnd"/>
            <w:r>
              <w:t xml:space="preserve"> Network and hosted this thesis research in the Leech Water Supply Area.</w:t>
            </w:r>
          </w:p>
        </w:tc>
      </w:tr>
      <w:tr w:rsidR="00B86FD2" w14:paraId="492FD0A4" w14:textId="77777777">
        <w:tc>
          <w:tcPr>
            <w:tcW w:w="0" w:type="auto"/>
          </w:tcPr>
          <w:p w14:paraId="016DF890" w14:textId="77777777" w:rsidR="00B86FD2" w:rsidRDefault="00972F25">
            <w:r>
              <w:lastRenderedPageBreak/>
              <w:t>GVWSA</w:t>
            </w:r>
          </w:p>
        </w:tc>
        <w:tc>
          <w:tcPr>
            <w:tcW w:w="0" w:type="auto"/>
          </w:tcPr>
          <w:p w14:paraId="72E56900" w14:textId="77777777" w:rsidR="00B86FD2" w:rsidRDefault="00972F25">
            <w:r>
              <w:t>Greater Victoria Water Supply Area</w:t>
            </w:r>
          </w:p>
        </w:tc>
        <w:tc>
          <w:tcPr>
            <w:tcW w:w="0" w:type="auto"/>
          </w:tcPr>
          <w:p w14:paraId="65FA2A26" w14:textId="77777777" w:rsidR="00B86FD2" w:rsidRDefault="00972F25">
            <w:r>
              <w:t>20,549 hectares of protected drinking water catchment lands owned and operated by the Capital Regional District. Includes the Sooke Lake watershed and reservoir (primary supply source), Goldstream watershed and reservoir system (secondary supply) and the Leech River watershed (future water supply area, and the study site of this thesis research)</w:t>
            </w:r>
          </w:p>
        </w:tc>
      </w:tr>
    </w:tbl>
    <w:p w14:paraId="4A63FF71" w14:textId="77777777" w:rsidR="00B86FD2" w:rsidRDefault="00972F25">
      <w:r>
        <w:t> </w:t>
      </w:r>
    </w:p>
    <w:p w14:paraId="794B600C" w14:textId="77777777" w:rsidR="00B86FD2" w:rsidRDefault="00972F25">
      <w:pPr>
        <w:pStyle w:val="Heading1"/>
      </w:pPr>
      <w:bookmarkStart w:id="6" w:name="acknowledgments"/>
      <w:bookmarkStart w:id="7" w:name="_Toc40747031"/>
      <w:r>
        <w:lastRenderedPageBreak/>
        <w:t>Acknowledgments</w:t>
      </w:r>
      <w:bookmarkEnd w:id="6"/>
      <w:bookmarkEnd w:id="7"/>
    </w:p>
    <w:p w14:paraId="5BB0AFEF" w14:textId="77777777" w:rsidR="00B86FD2" w:rsidRDefault="00972F25">
      <w:r>
        <w:t xml:space="preserve">This research work would not have been possible without the support and accommodation of the Capital Regional District (CRD) Watershed Protection and Management Division, Integrated Water Services (IWS) (Victoria, BC). I would like to acknowledge the help, support and assistance provided by the following CRD folks: Tobi Gardner, Annette </w:t>
      </w:r>
      <w:proofErr w:type="spellStart"/>
      <w:r>
        <w:t>Constabel</w:t>
      </w:r>
      <w:proofErr w:type="spellEnd"/>
      <w:r>
        <w:t xml:space="preserve">, Kathy </w:t>
      </w:r>
      <w:proofErr w:type="spellStart"/>
      <w:r>
        <w:t>Haesevoats</w:t>
      </w:r>
      <w:proofErr w:type="spellEnd"/>
      <w:r>
        <w:t xml:space="preserve">, Joel Ussery, Patrick McCoubrey, Ryan Biggs, Burn </w:t>
      </w:r>
      <w:proofErr w:type="spellStart"/>
      <w:r>
        <w:t>Hemus</w:t>
      </w:r>
      <w:proofErr w:type="spellEnd"/>
      <w:r>
        <w:t xml:space="preserve">, Christoph </w:t>
      </w:r>
      <w:proofErr w:type="spellStart"/>
      <w:r>
        <w:t>Moch</w:t>
      </w:r>
      <w:proofErr w:type="spellEnd"/>
      <w:r>
        <w:t xml:space="preserve">, Jessica Dupuis, Devon Barnes, and </w:t>
      </w:r>
      <w:proofErr w:type="spellStart"/>
      <w:r>
        <w:t>Athina</w:t>
      </w:r>
      <w:proofErr w:type="spellEnd"/>
      <w:r>
        <w:t xml:space="preserve"> Connor. I’m grateful to have been supported by the entire CRD Field Operations Staff, thanks for making me feel welcome on site and including me daily field operations.</w:t>
      </w:r>
    </w:p>
    <w:p w14:paraId="245A3C2B" w14:textId="77777777" w:rsidR="00B86FD2" w:rsidRDefault="00972F25">
      <w:r>
        <w:t> </w:t>
      </w:r>
    </w:p>
    <w:p w14:paraId="34C2F704" w14:textId="77777777" w:rsidR="00B86FD2" w:rsidRDefault="00972F25">
      <w:r>
        <w:t xml:space="preserve">This research also would not have been possible without the support and encouragement from academic supervisors and partners from the NSERC </w:t>
      </w:r>
      <w:proofErr w:type="spellStart"/>
      <w:r>
        <w:t>forWater</w:t>
      </w:r>
      <w:proofErr w:type="spellEnd"/>
      <w:r>
        <w:t xml:space="preserve"> Network for Forested Drinking Water Source Protection Technologies: Bill Floyd, Mark Johnson, Suzanne Tank, Mike Stone, Dana Harriman, Monica </w:t>
      </w:r>
      <w:proofErr w:type="spellStart"/>
      <w:r>
        <w:t>Emelko</w:t>
      </w:r>
      <w:proofErr w:type="spellEnd"/>
      <w:r>
        <w:t xml:space="preserve">, </w:t>
      </w:r>
      <w:proofErr w:type="spellStart"/>
      <w:r>
        <w:t>Uldis</w:t>
      </w:r>
      <w:proofErr w:type="spellEnd"/>
      <w:r>
        <w:t xml:space="preserve"> </w:t>
      </w:r>
      <w:proofErr w:type="spellStart"/>
      <w:r>
        <w:t>Silins</w:t>
      </w:r>
      <w:proofErr w:type="spellEnd"/>
      <w:r>
        <w:t>, Axel Anderson. I would like to acknowledge the support from Vancouver Island University and University of British Columbia - thank you for taking me on as a master’s student.</w:t>
      </w:r>
    </w:p>
    <w:p w14:paraId="368B338A" w14:textId="77777777" w:rsidR="00B86FD2" w:rsidRDefault="00972F25">
      <w:r>
        <w:t> </w:t>
      </w:r>
    </w:p>
    <w:p w14:paraId="1544FBDE" w14:textId="77777777" w:rsidR="00B86FD2" w:rsidRDefault="00972F25">
      <w:r>
        <w:t>For help with field installations and streamflow gauging, a big thanks to my friend and former field partner, Stewart Butler, of Bill Floyd’s Coastal Hydrology Research Lab; thanks Stew. Thanks also to Alison Bishop for field assistance during the winter of 2019/2020.</w:t>
      </w:r>
    </w:p>
    <w:p w14:paraId="127F391C" w14:textId="77777777" w:rsidR="00B86FD2" w:rsidRDefault="00972F25">
      <w:r>
        <w:t> </w:t>
      </w:r>
    </w:p>
    <w:p w14:paraId="35BEA942" w14:textId="77777777" w:rsidR="00B86FD2" w:rsidRDefault="00972F25">
      <w:r>
        <w:t>Last but certainly not least, thanks to my incredibly wonderful friends and family for supporting me in my scientific and academic pursuits. I really appreciate all the love and support, dinners and coffees, bike rides and beers, proof-reading and encouragement.</w:t>
      </w:r>
    </w:p>
    <w:p w14:paraId="6E702AC1" w14:textId="77777777" w:rsidR="00B86FD2" w:rsidRDefault="00972F25">
      <w:r>
        <w:t> </w:t>
      </w:r>
    </w:p>
    <w:p w14:paraId="60252FE3" w14:textId="77777777" w:rsidR="00B86FD2" w:rsidRDefault="00972F25">
      <w:pPr>
        <w:pStyle w:val="Heading1"/>
      </w:pPr>
      <w:bookmarkStart w:id="8" w:name="dedication"/>
      <w:bookmarkStart w:id="9" w:name="_Toc40747032"/>
      <w:r>
        <w:lastRenderedPageBreak/>
        <w:t>Dedication</w:t>
      </w:r>
      <w:bookmarkEnd w:id="8"/>
      <w:bookmarkEnd w:id="9"/>
    </w:p>
    <w:p w14:paraId="0DAB0863" w14:textId="77777777" w:rsidR="00B86FD2" w:rsidRDefault="00972F25">
      <w:r>
        <w:t>To each person who reads this thesis in its entirety.</w:t>
      </w:r>
    </w:p>
    <w:p w14:paraId="756D672C" w14:textId="77777777" w:rsidR="00B86FD2" w:rsidRDefault="00972F25">
      <w:r>
        <w:t> </w:t>
      </w:r>
    </w:p>
    <w:p w14:paraId="011BFF72" w14:textId="77777777" w:rsidR="00B86FD2" w:rsidRDefault="00972F25">
      <w:r>
        <w:t xml:space="preserve">To the love of data science: I’m grateful for Jenny </w:t>
      </w:r>
      <w:proofErr w:type="spellStart"/>
      <w:r>
        <w:t>Byran’s</w:t>
      </w:r>
      <w:proofErr w:type="spellEnd"/>
      <w:r>
        <w:t xml:space="preserve"> online resources, </w:t>
      </w:r>
      <w:hyperlink r:id="rId8">
        <w:proofErr w:type="spellStart"/>
        <w:r>
          <w:rPr>
            <w:rStyle w:val="Hyperlink"/>
          </w:rPr>
          <w:t>StackOverflow</w:t>
        </w:r>
        <w:proofErr w:type="spellEnd"/>
      </w:hyperlink>
      <w:r>
        <w:t xml:space="preserve"> for the solution to so many coding challenges. To RStudio for making a functional and friendly IDE for the R programming language and to GitHub for making version control streamlined and reproducible. Cheers to Hadley Wickham for the </w:t>
      </w:r>
      <w:proofErr w:type="spellStart"/>
      <w:r>
        <w:t>tidyverse</w:t>
      </w:r>
      <w:proofErr w:type="spellEnd"/>
      <w:r>
        <w:t xml:space="preserve"> and </w:t>
      </w:r>
      <w:proofErr w:type="spellStart"/>
      <w:r>
        <w:t>Yihui</w:t>
      </w:r>
      <w:proofErr w:type="spellEnd"/>
      <w:r>
        <w:t xml:space="preserve"> </w:t>
      </w:r>
      <w:proofErr w:type="spellStart"/>
      <w:r>
        <w:t>Xie</w:t>
      </w:r>
      <w:proofErr w:type="spellEnd"/>
      <w:r>
        <w:t xml:space="preserve"> for the </w:t>
      </w:r>
      <w:proofErr w:type="spellStart"/>
      <w:r>
        <w:t>bookdown</w:t>
      </w:r>
      <w:proofErr w:type="spellEnd"/>
      <w:r>
        <w:t xml:space="preserve"> package (in which I generated this thesis).</w:t>
      </w:r>
    </w:p>
    <w:p w14:paraId="2A2360A7" w14:textId="77777777" w:rsidR="00B86FD2" w:rsidRDefault="00972F25">
      <w:pPr>
        <w:pStyle w:val="Heading1"/>
      </w:pPr>
      <w:bookmarkStart w:id="10" w:name="introduction"/>
      <w:bookmarkStart w:id="11" w:name="_Toc40747033"/>
      <w:r>
        <w:lastRenderedPageBreak/>
        <w:t>1 Introduction</w:t>
      </w:r>
      <w:bookmarkEnd w:id="10"/>
      <w:bookmarkEnd w:id="11"/>
    </w:p>
    <w:p w14:paraId="2A3FAEE7" w14:textId="77777777" w:rsidR="00B86FD2" w:rsidRDefault="00972F25">
      <w:pPr>
        <w:pStyle w:val="Heading2"/>
      </w:pPr>
      <w:bookmarkStart w:id="12" w:name="X950a60ad65bf96ca879ca6f7ac714147c4499d1"/>
      <w:bookmarkStart w:id="13" w:name="_Toc40747034"/>
      <w:r>
        <w:t>1.1 Forested source water supplies and drinking water treatment</w:t>
      </w:r>
      <w:bookmarkEnd w:id="12"/>
      <w:bookmarkEnd w:id="13"/>
    </w:p>
    <w:p w14:paraId="682596CA" w14:textId="77777777" w:rsidR="00B86FD2" w:rsidRDefault="00972F25">
      <w:r>
        <w:t xml:space="preserve">Surface water is the primary source of drinking water for over 85% of the Canadian population and in the province of British Columbia, approximately 80% of drinking water originates from forested headwaters (Pike et al. </w:t>
      </w:r>
      <w:hyperlink w:anchor="ref-Pike2010">
        <w:r>
          <w:rPr>
            <w:rStyle w:val="Hyperlink"/>
          </w:rPr>
          <w:t>2010</w:t>
        </w:r>
      </w:hyperlink>
      <w:r>
        <w:t xml:space="preserve">). Forests offer a variety of ecosystem services (e.g. biodiversity) and also slow and filter runoff, resulting in high quality source water supply (Dudley and </w:t>
      </w:r>
      <w:proofErr w:type="spellStart"/>
      <w:r>
        <w:t>Stolton</w:t>
      </w:r>
      <w:proofErr w:type="spellEnd"/>
      <w:r>
        <w:t xml:space="preserve"> </w:t>
      </w:r>
      <w:hyperlink w:anchor="ref-Dudley2003">
        <w:r>
          <w:rPr>
            <w:rStyle w:val="Hyperlink"/>
          </w:rPr>
          <w:t>2003</w:t>
        </w:r>
      </w:hyperlink>
      <w:r>
        <w:t xml:space="preserve">). Surface water quality varies over time and space due to climate, weather, and physical characteristics of the watershed (such as topography, land cover and geology), and runoff processes introduce terrestrial material, sediments, nutrients, and organic matter into surface waters (Pike et al. </w:t>
      </w:r>
      <w:hyperlink w:anchor="ref-Pike2010">
        <w:r>
          <w:rPr>
            <w:rStyle w:val="Hyperlink"/>
          </w:rPr>
          <w:t>2010</w:t>
        </w:r>
      </w:hyperlink>
      <w:r>
        <w:t xml:space="preserve">; Johnson et al. </w:t>
      </w:r>
      <w:hyperlink w:anchor="ref-Johnson1997">
        <w:r>
          <w:rPr>
            <w:rStyle w:val="Hyperlink"/>
          </w:rPr>
          <w:t>1997</w:t>
        </w:r>
      </w:hyperlink>
      <w:r>
        <w:t xml:space="preserve">; </w:t>
      </w:r>
      <w:proofErr w:type="spellStart"/>
      <w:r>
        <w:t>Delpla</w:t>
      </w:r>
      <w:proofErr w:type="spellEnd"/>
      <w:r>
        <w:t xml:space="preserve"> and Rodriguez </w:t>
      </w:r>
      <w:hyperlink w:anchor="ref-Delpla2016">
        <w:r>
          <w:rPr>
            <w:rStyle w:val="Hyperlink"/>
          </w:rPr>
          <w:t>2016</w:t>
        </w:r>
      </w:hyperlink>
      <w:r>
        <w:t xml:space="preserve">; Health Canada </w:t>
      </w:r>
      <w:hyperlink w:anchor="ref-HealthCanada2019">
        <w:r>
          <w:rPr>
            <w:rStyle w:val="Hyperlink"/>
          </w:rPr>
          <w:t>2019</w:t>
        </w:r>
      </w:hyperlink>
      <w:r>
        <w:t xml:space="preserve">; Yang et al. </w:t>
      </w:r>
      <w:hyperlink w:anchor="ref-Yang2015">
        <w:r>
          <w:rPr>
            <w:rStyle w:val="Hyperlink"/>
          </w:rPr>
          <w:t>2015</w:t>
        </w:r>
      </w:hyperlink>
      <w:r>
        <w:t xml:space="preserve">; </w:t>
      </w:r>
      <w:proofErr w:type="spellStart"/>
      <w:r>
        <w:t>Matilainen</w:t>
      </w:r>
      <w:proofErr w:type="spellEnd"/>
      <w:r>
        <w:t xml:space="preserve">, </w:t>
      </w:r>
      <w:proofErr w:type="spellStart"/>
      <w:r>
        <w:t>Vepsäläinen</w:t>
      </w:r>
      <w:proofErr w:type="spellEnd"/>
      <w:r>
        <w:t xml:space="preserve">, and </w:t>
      </w:r>
      <w:proofErr w:type="spellStart"/>
      <w:r>
        <w:t>Sillanpää</w:t>
      </w:r>
      <w:proofErr w:type="spellEnd"/>
      <w:r>
        <w:t xml:space="preserve"> </w:t>
      </w:r>
      <w:hyperlink w:anchor="ref-Matilainen2010">
        <w:r>
          <w:rPr>
            <w:rStyle w:val="Hyperlink"/>
          </w:rPr>
          <w:t>2010</w:t>
        </w:r>
      </w:hyperlink>
      <w:r>
        <w:t>).</w:t>
      </w:r>
    </w:p>
    <w:p w14:paraId="0516B4CA" w14:textId="77777777" w:rsidR="00B86FD2" w:rsidRDefault="00972F25">
      <w:r>
        <w:t> </w:t>
      </w:r>
    </w:p>
    <w:p w14:paraId="53226CAB" w14:textId="77777777" w:rsidR="00B86FD2" w:rsidRDefault="00972F25">
      <w:r>
        <w:t xml:space="preserve">In Canada, all drinking source water is treated to meet Health Canada drinking water quality guidelines, which specify allowable levels of biological, physical and chemical parameters that are safe for human use and consumption (British Columbia Ministry of Environment </w:t>
      </w:r>
      <w:hyperlink w:anchor="ref-BC2019">
        <w:r>
          <w:rPr>
            <w:rStyle w:val="Hyperlink"/>
          </w:rPr>
          <w:t>2017</w:t>
        </w:r>
      </w:hyperlink>
      <w:r>
        <w:t xml:space="preserve">; </w:t>
      </w:r>
      <w:proofErr w:type="spellStart"/>
      <w:r>
        <w:t>HealthLinkBC</w:t>
      </w:r>
      <w:proofErr w:type="spellEnd"/>
      <w:r>
        <w:t xml:space="preserve"> </w:t>
      </w:r>
      <w:hyperlink w:anchor="ref-HealthLinkBC2018">
        <w:r>
          <w:rPr>
            <w:rStyle w:val="Hyperlink"/>
          </w:rPr>
          <w:t>2018</w:t>
        </w:r>
      </w:hyperlink>
      <w:r>
        <w:t xml:space="preserve">). Drinking water treatment processes vary from simple chlorination to combinations of physical filtration, chemically assisted filtration, reverse osmosis, and or advanced oxidative processes (Critten, John C. Trussell, Rhodes. Hand, David. Howe, Kerry. </w:t>
      </w:r>
      <w:proofErr w:type="spellStart"/>
      <w:r>
        <w:t>Tchobanoglous</w:t>
      </w:r>
      <w:proofErr w:type="spellEnd"/>
      <w:r>
        <w:t xml:space="preserve"> </w:t>
      </w:r>
      <w:hyperlink w:anchor="ref-MWH2014">
        <w:r>
          <w:rPr>
            <w:rStyle w:val="Hyperlink"/>
          </w:rPr>
          <w:t>2014</w:t>
        </w:r>
      </w:hyperlink>
      <w:r>
        <w:t xml:space="preserve">; </w:t>
      </w:r>
      <w:proofErr w:type="spellStart"/>
      <w:r>
        <w:t>Emelko</w:t>
      </w:r>
      <w:proofErr w:type="spellEnd"/>
      <w:r>
        <w:t xml:space="preserve"> et al. </w:t>
      </w:r>
      <w:hyperlink w:anchor="ref-Emelko2011">
        <w:r>
          <w:rPr>
            <w:rStyle w:val="Hyperlink"/>
          </w:rPr>
          <w:t>2011</w:t>
        </w:r>
      </w:hyperlink>
      <w:r>
        <w:t>). Drinking water treatment technologies differ between communities by infrastructure design and operation, which may be guided by source water quality, infrastructure capabilities, budget, regional size and water quality regulations (</w:t>
      </w:r>
      <w:proofErr w:type="spellStart"/>
      <w:r>
        <w:t>Emelko</w:t>
      </w:r>
      <w:proofErr w:type="spellEnd"/>
      <w:r>
        <w:t xml:space="preserve"> et al. </w:t>
      </w:r>
      <w:hyperlink w:anchor="ref-Emelko2011">
        <w:r>
          <w:rPr>
            <w:rStyle w:val="Hyperlink"/>
          </w:rPr>
          <w:t>2011</w:t>
        </w:r>
      </w:hyperlink>
      <w:r>
        <w:t xml:space="preserve">). All drinking water treatment processes share the same goal: ensure public health by providing a continuous supply of pathogen-free water. Therefore, disinfection - the inactivation of potentially harmful microorganisms - is the most important step in the treatment process (Critten, John C. Trussell, Rhodes. Hand, David. Howe, Kerry. </w:t>
      </w:r>
      <w:proofErr w:type="spellStart"/>
      <w:r>
        <w:t>Tchobanoglous</w:t>
      </w:r>
      <w:proofErr w:type="spellEnd"/>
      <w:r>
        <w:t xml:space="preserve"> </w:t>
      </w:r>
      <w:hyperlink w:anchor="ref-MWH2014">
        <w:r>
          <w:rPr>
            <w:rStyle w:val="Hyperlink"/>
          </w:rPr>
          <w:t>2014</w:t>
        </w:r>
      </w:hyperlink>
      <w:r>
        <w:t>). In BC, chlorination remains the most widely used method of disinfection, whether it is used alone or in combination with other treatment processes (</w:t>
      </w:r>
      <w:proofErr w:type="spellStart"/>
      <w:r>
        <w:t>HealthCanada</w:t>
      </w:r>
      <w:proofErr w:type="spellEnd"/>
      <w:r>
        <w:t xml:space="preserve"> </w:t>
      </w:r>
      <w:hyperlink w:anchor="ref-HealthCanada2006">
        <w:r>
          <w:rPr>
            <w:rStyle w:val="Hyperlink"/>
          </w:rPr>
          <w:t>2006</w:t>
        </w:r>
      </w:hyperlink>
      <w:r>
        <w:t xml:space="preserve">; </w:t>
      </w:r>
      <w:proofErr w:type="spellStart"/>
      <w:r>
        <w:t>HealthLinkBC</w:t>
      </w:r>
      <w:proofErr w:type="spellEnd"/>
      <w:r>
        <w:t xml:space="preserve"> </w:t>
      </w:r>
      <w:hyperlink w:anchor="ref-HealthLinkBC2018">
        <w:r>
          <w:rPr>
            <w:rStyle w:val="Hyperlink"/>
          </w:rPr>
          <w:t>2018</w:t>
        </w:r>
      </w:hyperlink>
      <w:r>
        <w:t>).</w:t>
      </w:r>
    </w:p>
    <w:p w14:paraId="6AAFBA4E" w14:textId="77777777" w:rsidR="00B86FD2" w:rsidRDefault="00972F25">
      <w:r>
        <w:t> </w:t>
      </w:r>
    </w:p>
    <w:p w14:paraId="728B2889" w14:textId="69F67CD9" w:rsidR="00B86FD2" w:rsidRDefault="00972F25">
      <w:r>
        <w:t>In addition to treated drinking water quality guidelines, there are source water quality guidelines in place because drinking water treatment requirements vary with source water quality (</w:t>
      </w:r>
      <w:proofErr w:type="spellStart"/>
      <w:r>
        <w:t>HealthLinkBC</w:t>
      </w:r>
      <w:proofErr w:type="spellEnd"/>
      <w:r>
        <w:t xml:space="preserve"> </w:t>
      </w:r>
      <w:hyperlink w:anchor="ref-HealthLinkBC2018">
        <w:r>
          <w:rPr>
            <w:rStyle w:val="Hyperlink"/>
          </w:rPr>
          <w:t>2018</w:t>
        </w:r>
      </w:hyperlink>
      <w:r>
        <w:t xml:space="preserve">; British Columbia Ministry of Environment </w:t>
      </w:r>
      <w:hyperlink w:anchor="ref-BC2019">
        <w:r>
          <w:rPr>
            <w:rStyle w:val="Hyperlink"/>
          </w:rPr>
          <w:t>2017</w:t>
        </w:r>
      </w:hyperlink>
      <w:r>
        <w:t xml:space="preserve">). Stable source water conditions lead to predictable treatment procedures, </w:t>
      </w:r>
      <w:r>
        <w:lastRenderedPageBreak/>
        <w:t>while fluctuating source water quality creates treatment challenges (</w:t>
      </w:r>
      <w:proofErr w:type="spellStart"/>
      <w:r>
        <w:t>Emelko</w:t>
      </w:r>
      <w:proofErr w:type="spellEnd"/>
      <w:r>
        <w:t xml:space="preserve"> et al. </w:t>
      </w:r>
      <w:hyperlink w:anchor="ref-Emelko2011">
        <w:r>
          <w:rPr>
            <w:rStyle w:val="Hyperlink"/>
          </w:rPr>
          <w:t>2011</w:t>
        </w:r>
      </w:hyperlink>
      <w:r>
        <w:t xml:space="preserve">). Treatment effectiveness is influenced, for example, by high turbidity levels (i.e., suspended solids), varying temperature, dissolved oxygen, pH and natural organic matter, which can create aesthetic issues (i.e. taste, odour, colour) and effect coagulation efficiency and oxidative processes (British Columbia Ministry of Environment </w:t>
      </w:r>
      <w:hyperlink w:anchor="ref-BC2019">
        <w:r>
          <w:rPr>
            <w:rStyle w:val="Hyperlink"/>
          </w:rPr>
          <w:t>2017</w:t>
        </w:r>
      </w:hyperlink>
      <w:r>
        <w:t xml:space="preserve">; </w:t>
      </w:r>
      <w:proofErr w:type="spellStart"/>
      <w:r>
        <w:t>Matilainen</w:t>
      </w:r>
      <w:proofErr w:type="spellEnd"/>
      <w:r>
        <w:t xml:space="preserve">, </w:t>
      </w:r>
      <w:proofErr w:type="spellStart"/>
      <w:r>
        <w:t>Vepsäläinen</w:t>
      </w:r>
      <w:proofErr w:type="spellEnd"/>
      <w:r>
        <w:t xml:space="preserve">, and </w:t>
      </w:r>
      <w:proofErr w:type="spellStart"/>
      <w:r>
        <w:t>Sillanpää</w:t>
      </w:r>
      <w:proofErr w:type="spellEnd"/>
      <w:r>
        <w:t xml:space="preserve"> </w:t>
      </w:r>
      <w:hyperlink w:anchor="ref-Matilainen2010">
        <w:r>
          <w:rPr>
            <w:rStyle w:val="Hyperlink"/>
          </w:rPr>
          <w:t>2010</w:t>
        </w:r>
      </w:hyperlink>
      <w:r>
        <w:t xml:space="preserve">; Health Canada </w:t>
      </w:r>
      <w:hyperlink w:anchor="ref-HealthCanada2019">
        <w:r>
          <w:rPr>
            <w:rStyle w:val="Hyperlink"/>
          </w:rPr>
          <w:t>2019</w:t>
        </w:r>
      </w:hyperlink>
      <w:r>
        <w:t xml:space="preserve">). </w:t>
      </w:r>
      <w:r w:rsidR="00777904">
        <w:t>C</w:t>
      </w:r>
      <w:r>
        <w:t xml:space="preserve">olour is </w:t>
      </w:r>
      <w:r w:rsidR="00777904">
        <w:t xml:space="preserve">primarily </w:t>
      </w:r>
      <w:r>
        <w:t xml:space="preserve">an aesthetic concern for drinking water, but the natural organic matter that creates colour can interfere with effective disinfection and treatment, and thus there are water quality guidelines in place for source water colour (British Columbia Ministry of Environment </w:t>
      </w:r>
      <w:hyperlink w:anchor="ref-BC2019">
        <w:r>
          <w:rPr>
            <w:rStyle w:val="Hyperlink"/>
          </w:rPr>
          <w:t>2017</w:t>
        </w:r>
      </w:hyperlink>
      <w:r>
        <w:t xml:space="preserve">; Health Canada </w:t>
      </w:r>
      <w:hyperlink w:anchor="ref-HealthCanada2019">
        <w:r>
          <w:rPr>
            <w:rStyle w:val="Hyperlink"/>
          </w:rPr>
          <w:t>2019</w:t>
        </w:r>
      </w:hyperlink>
      <w:r>
        <w:t>).</w:t>
      </w:r>
    </w:p>
    <w:p w14:paraId="5F9F06AE" w14:textId="77777777" w:rsidR="00B86FD2" w:rsidRDefault="00972F25">
      <w:r>
        <w:t> </w:t>
      </w:r>
    </w:p>
    <w:p w14:paraId="72D0253D" w14:textId="302083EC" w:rsidR="00B86FD2" w:rsidRDefault="00972F25">
      <w:r>
        <w:t>While objectionable aesthetics (i.e., taste, odour, colour) caused by aqueous natural organic matter (NOM) do not directly impact human health, source water NOM can be problematic for effective drinking water treatment. NOM reduces treatment effectiveness by interfering with ultraviolet (UV) disinfection and/or increasing chlorination demand, and because NOM promotes biological growth, can lead to fouling of treatment and distribution infrastructure (</w:t>
      </w:r>
      <w:proofErr w:type="spellStart"/>
      <w:r>
        <w:t>Matilainen</w:t>
      </w:r>
      <w:proofErr w:type="spellEnd"/>
      <w:r>
        <w:t xml:space="preserve">, </w:t>
      </w:r>
      <w:proofErr w:type="spellStart"/>
      <w:r>
        <w:t>Vepsäläinen</w:t>
      </w:r>
      <w:proofErr w:type="spellEnd"/>
      <w:r>
        <w:t xml:space="preserve">, and </w:t>
      </w:r>
      <w:proofErr w:type="spellStart"/>
      <w:r>
        <w:t>Sillanpää</w:t>
      </w:r>
      <w:proofErr w:type="spellEnd"/>
      <w:r>
        <w:t xml:space="preserve"> </w:t>
      </w:r>
      <w:hyperlink w:anchor="ref-Matilainen2010">
        <w:r>
          <w:rPr>
            <w:rStyle w:val="Hyperlink"/>
          </w:rPr>
          <w:t>2010</w:t>
        </w:r>
      </w:hyperlink>
      <w:r>
        <w:t xml:space="preserve">; Health Canada </w:t>
      </w:r>
      <w:hyperlink w:anchor="ref-HealthCanada2019">
        <w:r>
          <w:rPr>
            <w:rStyle w:val="Hyperlink"/>
          </w:rPr>
          <w:t>2019</w:t>
        </w:r>
      </w:hyperlink>
      <w:r>
        <w:t xml:space="preserve">; </w:t>
      </w:r>
      <w:proofErr w:type="spellStart"/>
      <w:r>
        <w:t>Jacangelo</w:t>
      </w:r>
      <w:proofErr w:type="spellEnd"/>
      <w:r>
        <w:t xml:space="preserve"> et al. </w:t>
      </w:r>
      <w:hyperlink w:anchor="ref-Jacangelo1995">
        <w:r>
          <w:rPr>
            <w:rStyle w:val="Hyperlink"/>
          </w:rPr>
          <w:t>1995</w:t>
        </w:r>
      </w:hyperlink>
      <w:r>
        <w:t xml:space="preserve">). Depending on the infrastructure design and operation of a drinking water treatment plant, elevated levels of NOM in source water can increase coagulant and disinfectant demand which increase the production of sludge (to be disposed of) and </w:t>
      </w:r>
      <w:r w:rsidR="00777904">
        <w:t xml:space="preserve">formation </w:t>
      </w:r>
      <w:r>
        <w:t xml:space="preserve">of disinfection </w:t>
      </w:r>
      <w:proofErr w:type="spellStart"/>
      <w:r>
        <w:t>byproducts</w:t>
      </w:r>
      <w:proofErr w:type="spellEnd"/>
      <w:r>
        <w:t xml:space="preserve"> (</w:t>
      </w:r>
      <w:proofErr w:type="spellStart"/>
      <w:r>
        <w:t>Matilainen</w:t>
      </w:r>
      <w:proofErr w:type="spellEnd"/>
      <w:r>
        <w:t xml:space="preserve">, </w:t>
      </w:r>
      <w:proofErr w:type="spellStart"/>
      <w:r>
        <w:t>Vepsäläinen</w:t>
      </w:r>
      <w:proofErr w:type="spellEnd"/>
      <w:r>
        <w:t xml:space="preserve">, and </w:t>
      </w:r>
      <w:proofErr w:type="spellStart"/>
      <w:r>
        <w:t>Sillanpää</w:t>
      </w:r>
      <w:proofErr w:type="spellEnd"/>
      <w:r>
        <w:t xml:space="preserve"> </w:t>
      </w:r>
      <w:hyperlink w:anchor="ref-Matilainen2010">
        <w:r>
          <w:rPr>
            <w:rStyle w:val="Hyperlink"/>
          </w:rPr>
          <w:t>2010</w:t>
        </w:r>
      </w:hyperlink>
      <w:r>
        <w:t xml:space="preserve">; Health Canada </w:t>
      </w:r>
      <w:hyperlink w:anchor="ref-HealthCanada2019">
        <w:r>
          <w:rPr>
            <w:rStyle w:val="Hyperlink"/>
          </w:rPr>
          <w:t>2019</w:t>
        </w:r>
      </w:hyperlink>
      <w:r>
        <w:t>).</w:t>
      </w:r>
    </w:p>
    <w:p w14:paraId="363181CF" w14:textId="77777777" w:rsidR="00B86FD2" w:rsidRDefault="00972F25">
      <w:r>
        <w:t> </w:t>
      </w:r>
    </w:p>
    <w:p w14:paraId="244DA45D" w14:textId="77777777" w:rsidR="00B86FD2" w:rsidRDefault="00972F25">
      <w:r>
        <w:t xml:space="preserve">In addition to operational impediments, NOM is partly responsible for unintended chemical contaminants in treated drinking water. When source water is chlorinated, chemical reactions with NOM can form a variety of chlorinated organic compounds which are broadly classified as disinfection </w:t>
      </w:r>
      <w:proofErr w:type="spellStart"/>
      <w:r>
        <w:t>byproducts</w:t>
      </w:r>
      <w:proofErr w:type="spellEnd"/>
      <w:r>
        <w:t xml:space="preserve"> (DBPs) (Richardson et al. </w:t>
      </w:r>
      <w:hyperlink w:anchor="ref-Richardson2007">
        <w:r>
          <w:rPr>
            <w:rStyle w:val="Hyperlink"/>
          </w:rPr>
          <w:t>2007</w:t>
        </w:r>
      </w:hyperlink>
      <w:r>
        <w:t xml:space="preserve">; </w:t>
      </w:r>
      <w:proofErr w:type="spellStart"/>
      <w:r>
        <w:t>Delpla</w:t>
      </w:r>
      <w:proofErr w:type="spellEnd"/>
      <w:r>
        <w:t xml:space="preserve"> and Rodriguez </w:t>
      </w:r>
      <w:hyperlink w:anchor="ref-Delpla2016">
        <w:r>
          <w:rPr>
            <w:rStyle w:val="Hyperlink"/>
          </w:rPr>
          <w:t>2016</w:t>
        </w:r>
      </w:hyperlink>
      <w:r>
        <w:t xml:space="preserve">; Health Canada </w:t>
      </w:r>
      <w:hyperlink w:anchor="ref-HealthCanada2019">
        <w:r>
          <w:rPr>
            <w:rStyle w:val="Hyperlink"/>
          </w:rPr>
          <w:t>2019</w:t>
        </w:r>
      </w:hyperlink>
      <w:r>
        <w:t xml:space="preserve">; Yang et al. </w:t>
      </w:r>
      <w:hyperlink w:anchor="ref-Yang2015">
        <w:r>
          <w:rPr>
            <w:rStyle w:val="Hyperlink"/>
          </w:rPr>
          <w:t>2015</w:t>
        </w:r>
      </w:hyperlink>
      <w:r>
        <w:t xml:space="preserve">; Hua, </w:t>
      </w:r>
      <w:proofErr w:type="spellStart"/>
      <w:r>
        <w:t>Reckhow</w:t>
      </w:r>
      <w:proofErr w:type="spellEnd"/>
      <w:r>
        <w:t xml:space="preserve">, and </w:t>
      </w:r>
      <w:proofErr w:type="spellStart"/>
      <w:r>
        <w:t>Abusallout</w:t>
      </w:r>
      <w:proofErr w:type="spellEnd"/>
      <w:r>
        <w:t xml:space="preserve"> </w:t>
      </w:r>
      <w:hyperlink w:anchor="ref-Hua2015">
        <w:r>
          <w:rPr>
            <w:rStyle w:val="Hyperlink"/>
          </w:rPr>
          <w:t>2015</w:t>
        </w:r>
      </w:hyperlink>
      <w:r>
        <w:t xml:space="preserve">; Eaton, A. D., </w:t>
      </w:r>
      <w:proofErr w:type="spellStart"/>
      <w:r>
        <w:t>Clesceri</w:t>
      </w:r>
      <w:proofErr w:type="spellEnd"/>
      <w:r>
        <w:t xml:space="preserve">, L. S., Greenberg, A. E., </w:t>
      </w:r>
      <w:proofErr w:type="spellStart"/>
      <w:r>
        <w:t>Franson</w:t>
      </w:r>
      <w:proofErr w:type="spellEnd"/>
      <w:r>
        <w:t xml:space="preserve"> </w:t>
      </w:r>
      <w:hyperlink w:anchor="ref-StdMet2000">
        <w:r>
          <w:rPr>
            <w:rStyle w:val="Hyperlink"/>
          </w:rPr>
          <w:t>2000</w:t>
        </w:r>
      </w:hyperlink>
      <w:r>
        <w:t xml:space="preserve">). A number of chlorinated carbonaceous DBPs are included in Health Canada’s drinking water quality guidelines, and have maximum allowable concentrations in treated water due to their possible or known health affects (i.e., possible genotoxicity or carcinogenicity) (Richardson et al. </w:t>
      </w:r>
      <w:hyperlink w:anchor="ref-Richardson2007">
        <w:r>
          <w:rPr>
            <w:rStyle w:val="Hyperlink"/>
          </w:rPr>
          <w:t>2007</w:t>
        </w:r>
      </w:hyperlink>
      <w:r>
        <w:t xml:space="preserve">; British Columbia Ministry of Environment </w:t>
      </w:r>
      <w:hyperlink w:anchor="ref-BC2019">
        <w:r>
          <w:rPr>
            <w:rStyle w:val="Hyperlink"/>
          </w:rPr>
          <w:t>2017</w:t>
        </w:r>
      </w:hyperlink>
      <w:r>
        <w:t xml:space="preserve">; Health Canada </w:t>
      </w:r>
      <w:hyperlink w:anchor="ref-HealthCanada2019">
        <w:r>
          <w:rPr>
            <w:rStyle w:val="Hyperlink"/>
          </w:rPr>
          <w:t>2019</w:t>
        </w:r>
      </w:hyperlink>
      <w:r>
        <w:t>).</w:t>
      </w:r>
    </w:p>
    <w:p w14:paraId="51A7462C" w14:textId="77777777" w:rsidR="00B86FD2" w:rsidRDefault="00972F25">
      <w:pPr>
        <w:pStyle w:val="Heading2"/>
      </w:pPr>
      <w:bookmarkStart w:id="14" w:name="aqueous-natural-organic-matter"/>
      <w:bookmarkStart w:id="15" w:name="_Toc40747035"/>
      <w:r>
        <w:lastRenderedPageBreak/>
        <w:t>1.2 Aqueous natural organic matter</w:t>
      </w:r>
      <w:bookmarkEnd w:id="14"/>
      <w:bookmarkEnd w:id="15"/>
    </w:p>
    <w:p w14:paraId="193BDD47" w14:textId="77777777" w:rsidR="00B86FD2" w:rsidRDefault="00972F25">
      <w:r>
        <w:t xml:space="preserve">Natural organic matter (NOM) concentration and character vary widely in source water depending on source material, hydrology, and biogeochemical factors (Aiken, Hsu-Kim, and Ryan </w:t>
      </w:r>
      <w:hyperlink w:anchor="ref-Aiken2011">
        <w:r>
          <w:rPr>
            <w:rStyle w:val="Hyperlink"/>
          </w:rPr>
          <w:t>2011</w:t>
        </w:r>
      </w:hyperlink>
      <w:r>
        <w:t xml:space="preserve">; Abbott et al. </w:t>
      </w:r>
      <w:hyperlink w:anchor="ref-Abbott2018">
        <w:r>
          <w:rPr>
            <w:rStyle w:val="Hyperlink"/>
          </w:rPr>
          <w:t>2018</w:t>
        </w:r>
      </w:hyperlink>
      <w:r>
        <w:t xml:space="preserve">; </w:t>
      </w:r>
      <w:proofErr w:type="spellStart"/>
      <w:r>
        <w:t>Zarnetske</w:t>
      </w:r>
      <w:proofErr w:type="spellEnd"/>
      <w:r>
        <w:t xml:space="preserve"> et al. </w:t>
      </w:r>
      <w:hyperlink w:anchor="ref-Zarnetske2018">
        <w:r>
          <w:rPr>
            <w:rStyle w:val="Hyperlink"/>
          </w:rPr>
          <w:t>2018</w:t>
        </w:r>
      </w:hyperlink>
      <w:r>
        <w:t xml:space="preserve">; </w:t>
      </w:r>
      <w:proofErr w:type="spellStart"/>
      <w:r>
        <w:t>Matilainen</w:t>
      </w:r>
      <w:proofErr w:type="spellEnd"/>
      <w:r>
        <w:t xml:space="preserve">, </w:t>
      </w:r>
      <w:proofErr w:type="spellStart"/>
      <w:r>
        <w:t>Vepsäläinen</w:t>
      </w:r>
      <w:proofErr w:type="spellEnd"/>
      <w:r>
        <w:t xml:space="preserve">, and </w:t>
      </w:r>
      <w:proofErr w:type="spellStart"/>
      <w:r>
        <w:t>Sillanpää</w:t>
      </w:r>
      <w:proofErr w:type="spellEnd"/>
      <w:r>
        <w:t xml:space="preserve"> </w:t>
      </w:r>
      <w:hyperlink w:anchor="ref-Matilainen2010">
        <w:r>
          <w:rPr>
            <w:rStyle w:val="Hyperlink"/>
          </w:rPr>
          <w:t>2010</w:t>
        </w:r>
      </w:hyperlink>
      <w:r>
        <w:t xml:space="preserve">). Molecular composition and physical structure influence NOM reactivity, therefore different types of aqueous NOM have different disinfection </w:t>
      </w:r>
      <w:proofErr w:type="spellStart"/>
      <w:r>
        <w:t>byproduct</w:t>
      </w:r>
      <w:proofErr w:type="spellEnd"/>
      <w:r>
        <w:t xml:space="preserve"> formation potentials (DBP-FPs) (</w:t>
      </w:r>
      <w:proofErr w:type="spellStart"/>
      <w:r>
        <w:t>Delpla</w:t>
      </w:r>
      <w:proofErr w:type="spellEnd"/>
      <w:r>
        <w:t xml:space="preserve"> and Rodriguez </w:t>
      </w:r>
      <w:hyperlink w:anchor="ref-Delpla2016">
        <w:r>
          <w:rPr>
            <w:rStyle w:val="Hyperlink"/>
          </w:rPr>
          <w:t>2016</w:t>
        </w:r>
      </w:hyperlink>
      <w:r>
        <w:t xml:space="preserve">; Yang et al. </w:t>
      </w:r>
      <w:hyperlink w:anchor="ref-Yang2015">
        <w:r>
          <w:rPr>
            <w:rStyle w:val="Hyperlink"/>
          </w:rPr>
          <w:t>2015</w:t>
        </w:r>
      </w:hyperlink>
      <w:r>
        <w:t xml:space="preserve">; Health Canada </w:t>
      </w:r>
      <w:hyperlink w:anchor="ref-HealthCanada2019">
        <w:r>
          <w:rPr>
            <w:rStyle w:val="Hyperlink"/>
          </w:rPr>
          <w:t>2019</w:t>
        </w:r>
      </w:hyperlink>
      <w:r>
        <w:t xml:space="preserve">; Chow et al. </w:t>
      </w:r>
      <w:hyperlink w:anchor="ref-Chow2008">
        <w:r>
          <w:rPr>
            <w:rStyle w:val="Hyperlink"/>
          </w:rPr>
          <w:t>2008</w:t>
        </w:r>
      </w:hyperlink>
      <w:r>
        <w:t>). Furthermore, different species of NOM vary in molecular size, structure and charge distribution, which determine requirements for effective treatment and removal (</w:t>
      </w:r>
      <w:proofErr w:type="spellStart"/>
      <w:r>
        <w:t>Jacangelo</w:t>
      </w:r>
      <w:proofErr w:type="spellEnd"/>
      <w:r>
        <w:t xml:space="preserve"> et al. </w:t>
      </w:r>
      <w:hyperlink w:anchor="ref-Jacangelo1995">
        <w:r>
          <w:rPr>
            <w:rStyle w:val="Hyperlink"/>
          </w:rPr>
          <w:t>1995</w:t>
        </w:r>
      </w:hyperlink>
      <w:r>
        <w:t xml:space="preserve">; </w:t>
      </w:r>
      <w:proofErr w:type="spellStart"/>
      <w:r>
        <w:t>Matilainen</w:t>
      </w:r>
      <w:proofErr w:type="spellEnd"/>
      <w:r>
        <w:t xml:space="preserve">, </w:t>
      </w:r>
      <w:proofErr w:type="spellStart"/>
      <w:r>
        <w:t>Vepsäläinen</w:t>
      </w:r>
      <w:proofErr w:type="spellEnd"/>
      <w:r>
        <w:t xml:space="preserve">, and </w:t>
      </w:r>
      <w:proofErr w:type="spellStart"/>
      <w:r>
        <w:t>Sillanpää</w:t>
      </w:r>
      <w:proofErr w:type="spellEnd"/>
      <w:r>
        <w:t xml:space="preserve"> </w:t>
      </w:r>
      <w:hyperlink w:anchor="ref-Matilainen2010">
        <w:r>
          <w:rPr>
            <w:rStyle w:val="Hyperlink"/>
          </w:rPr>
          <w:t>2010</w:t>
        </w:r>
      </w:hyperlink>
      <w:r>
        <w:t>).</w:t>
      </w:r>
    </w:p>
    <w:p w14:paraId="28A4B7B9" w14:textId="77777777" w:rsidR="00B86FD2" w:rsidRDefault="00972F25">
      <w:r>
        <w:t> </w:t>
      </w:r>
    </w:p>
    <w:p w14:paraId="52290042" w14:textId="77777777" w:rsidR="00B86FD2" w:rsidRDefault="00972F25">
      <w:r>
        <w:t xml:space="preserve">NOM comprises a dynamic collection of molecules </w:t>
      </w:r>
      <w:r w:rsidR="00777904">
        <w:t xml:space="preserve">that originate </w:t>
      </w:r>
      <w:r>
        <w:t>from a variety of sources, and aqueous NOM exists in complex and diverse combinations of particulate, colloidal and dissolved fractions. NOM can be introduced to a water body from terrestrial sources or generated through in-stream processes which are often associated with autotrophic organisms like algae and cyanobacteria (i.e., autochthonous NOM). Terrestrial organic matter (allochthonous NOM) includes humic and fluvic acids, tannins, and a wide variety of other compounds (e.g. phenols and lignin, hydrocarbons, proteins, carbohydrates, etc.), which enter fresh water through runoff processes (</w:t>
      </w:r>
      <w:proofErr w:type="spellStart"/>
      <w:r>
        <w:t>Zarnetske</w:t>
      </w:r>
      <w:proofErr w:type="spellEnd"/>
      <w:r>
        <w:t xml:space="preserve"> et al. </w:t>
      </w:r>
      <w:hyperlink w:anchor="ref-Zarnetske2018">
        <w:r>
          <w:rPr>
            <w:rStyle w:val="Hyperlink"/>
          </w:rPr>
          <w:t>2018</w:t>
        </w:r>
      </w:hyperlink>
      <w:r>
        <w:t xml:space="preserve">; Health Canada </w:t>
      </w:r>
      <w:hyperlink w:anchor="ref-HealthCanada2019">
        <w:r>
          <w:rPr>
            <w:rStyle w:val="Hyperlink"/>
          </w:rPr>
          <w:t>2019</w:t>
        </w:r>
      </w:hyperlink>
      <w:r>
        <w:t>).</w:t>
      </w:r>
    </w:p>
    <w:p w14:paraId="09FBCBD5" w14:textId="77777777" w:rsidR="00B86FD2" w:rsidRDefault="00972F25">
      <w:r>
        <w:t> </w:t>
      </w:r>
    </w:p>
    <w:p w14:paraId="1BC7546B" w14:textId="1CB6517A" w:rsidR="00B86FD2" w:rsidRDefault="00972F25">
      <w:r>
        <w:t xml:space="preserve">Molecular structures of NOM can contain nitrogen, silica, oxygen and hydrogen and are composed primarily of carbon; thus, organic carbon </w:t>
      </w:r>
      <w:r w:rsidR="00777904">
        <w:t xml:space="preserve">(OC) </w:t>
      </w:r>
      <w:r>
        <w:t xml:space="preserve">is often quantified as a proxy for NOM concentration (Health Canada </w:t>
      </w:r>
      <w:hyperlink w:anchor="ref-HealthCanada2019">
        <w:r>
          <w:rPr>
            <w:rStyle w:val="Hyperlink"/>
          </w:rPr>
          <w:t>2019</w:t>
        </w:r>
      </w:hyperlink>
      <w:r>
        <w:t xml:space="preserve">; </w:t>
      </w:r>
      <w:proofErr w:type="spellStart"/>
      <w:r>
        <w:t>Matilainen</w:t>
      </w:r>
      <w:proofErr w:type="spellEnd"/>
      <w:r>
        <w:t xml:space="preserve">, </w:t>
      </w:r>
      <w:proofErr w:type="spellStart"/>
      <w:r>
        <w:t>Vepsäläinen</w:t>
      </w:r>
      <w:proofErr w:type="spellEnd"/>
      <w:r>
        <w:t xml:space="preserve">, and </w:t>
      </w:r>
      <w:proofErr w:type="spellStart"/>
      <w:r>
        <w:t>Sillanpää</w:t>
      </w:r>
      <w:proofErr w:type="spellEnd"/>
      <w:r>
        <w:t xml:space="preserve"> </w:t>
      </w:r>
      <w:hyperlink w:anchor="ref-Matilainen2010">
        <w:r>
          <w:rPr>
            <w:rStyle w:val="Hyperlink"/>
          </w:rPr>
          <w:t>2010</w:t>
        </w:r>
      </w:hyperlink>
      <w:r>
        <w:t xml:space="preserve">; Critten, John C. Trussell, Rhodes. Hand, David. Howe, Kerry. </w:t>
      </w:r>
      <w:proofErr w:type="spellStart"/>
      <w:r>
        <w:t>Tchobanoglous</w:t>
      </w:r>
      <w:proofErr w:type="spellEnd"/>
      <w:r>
        <w:t xml:space="preserve"> </w:t>
      </w:r>
      <w:hyperlink w:anchor="ref-MWH2014">
        <w:r>
          <w:rPr>
            <w:rStyle w:val="Hyperlink"/>
          </w:rPr>
          <w:t>2014</w:t>
        </w:r>
      </w:hyperlink>
      <w:r>
        <w:t xml:space="preserve">). Total organic carbon (TOC) is operationally divided into particulate and dissolved fractions (POC and DOC, respectively) which are typically distinguished based on separation by a 0.45-micron filter (Eaton, A. D., </w:t>
      </w:r>
      <w:proofErr w:type="spellStart"/>
      <w:r>
        <w:t>Clesceri</w:t>
      </w:r>
      <w:proofErr w:type="spellEnd"/>
      <w:r>
        <w:t xml:space="preserve">, L. S., Greenberg, A. E., </w:t>
      </w:r>
      <w:proofErr w:type="spellStart"/>
      <w:r>
        <w:t>Franson</w:t>
      </w:r>
      <w:proofErr w:type="spellEnd"/>
      <w:r>
        <w:t xml:space="preserve"> </w:t>
      </w:r>
      <w:hyperlink w:anchor="ref-StdMet2000">
        <w:r>
          <w:rPr>
            <w:rStyle w:val="Hyperlink"/>
          </w:rPr>
          <w:t>2000</w:t>
        </w:r>
      </w:hyperlink>
      <w:r>
        <w:t xml:space="preserve">; Aiken, Hsu-Kim, and Ryan </w:t>
      </w:r>
      <w:hyperlink w:anchor="ref-Aiken2011">
        <w:r>
          <w:rPr>
            <w:rStyle w:val="Hyperlink"/>
          </w:rPr>
          <w:t>2011</w:t>
        </w:r>
      </w:hyperlink>
      <w:r>
        <w:t>). Generally, DOC is the predominant fraction of aqueous TOC, and the amount of DBPs in treated water is proportional to raw water DOC concentration (</w:t>
      </w:r>
      <w:proofErr w:type="spellStart"/>
      <w:r>
        <w:t>Weishaar</w:t>
      </w:r>
      <w:proofErr w:type="spellEnd"/>
      <w:r>
        <w:t xml:space="preserve"> et al. </w:t>
      </w:r>
      <w:hyperlink w:anchor="ref-Weishaar2003">
        <w:r>
          <w:rPr>
            <w:rStyle w:val="Hyperlink"/>
          </w:rPr>
          <w:t>2003</w:t>
        </w:r>
      </w:hyperlink>
      <w:r>
        <w:t xml:space="preserve">; Chow et al. </w:t>
      </w:r>
      <w:hyperlink w:anchor="ref-Chow2008">
        <w:r>
          <w:rPr>
            <w:rStyle w:val="Hyperlink"/>
          </w:rPr>
          <w:t>2008</w:t>
        </w:r>
      </w:hyperlink>
      <w:r>
        <w:t>).</w:t>
      </w:r>
    </w:p>
    <w:p w14:paraId="48FE3C86" w14:textId="77777777" w:rsidR="00B86FD2" w:rsidRDefault="00972F25">
      <w:r>
        <w:t> </w:t>
      </w:r>
    </w:p>
    <w:p w14:paraId="5C64CE99" w14:textId="77777777" w:rsidR="00B86FD2" w:rsidRDefault="00972F25">
      <w:r>
        <w:t xml:space="preserve">In addition to acting as a precursor for DBPs, DOC has been called a master variable due to it’s terrestrial-aquatic linkages, influence on water chemistry and role in </w:t>
      </w:r>
      <w:r>
        <w:lastRenderedPageBreak/>
        <w:t>contaminant transport (</w:t>
      </w:r>
      <w:proofErr w:type="spellStart"/>
      <w:r>
        <w:t>Zarnetske</w:t>
      </w:r>
      <w:proofErr w:type="spellEnd"/>
      <w:r>
        <w:t xml:space="preserve"> et al. </w:t>
      </w:r>
      <w:hyperlink w:anchor="ref-Zarnetske2018">
        <w:r>
          <w:rPr>
            <w:rStyle w:val="Hyperlink"/>
          </w:rPr>
          <w:t>2018</w:t>
        </w:r>
      </w:hyperlink>
      <w:r>
        <w:t>). NOM is an energy source for aquatic heterotrophic microbes, it has the ability to bind and transport contaminants in solution (e.g. metals, hydrophobic organic pollutants, nutrients), can influence stream pH and aquatic light and temperature regimes (which, in turn, effect aquatic microbial communities) (</w:t>
      </w:r>
      <w:proofErr w:type="spellStart"/>
      <w:r>
        <w:t>Matilainen</w:t>
      </w:r>
      <w:proofErr w:type="spellEnd"/>
      <w:r>
        <w:t xml:space="preserve">, </w:t>
      </w:r>
      <w:proofErr w:type="spellStart"/>
      <w:r>
        <w:t>Vepsäläinen</w:t>
      </w:r>
      <w:proofErr w:type="spellEnd"/>
      <w:r>
        <w:t xml:space="preserve">, and </w:t>
      </w:r>
      <w:proofErr w:type="spellStart"/>
      <w:r>
        <w:t>Sillanpää</w:t>
      </w:r>
      <w:proofErr w:type="spellEnd"/>
      <w:r>
        <w:t xml:space="preserve"> </w:t>
      </w:r>
      <w:hyperlink w:anchor="ref-Matilainen2010">
        <w:r>
          <w:rPr>
            <w:rStyle w:val="Hyperlink"/>
          </w:rPr>
          <w:t>2010</w:t>
        </w:r>
      </w:hyperlink>
      <w:r>
        <w:t xml:space="preserve">; Oni et al. </w:t>
      </w:r>
      <w:hyperlink w:anchor="ref-Oni2013">
        <w:r>
          <w:rPr>
            <w:rStyle w:val="Hyperlink"/>
          </w:rPr>
          <w:t>2013</w:t>
        </w:r>
      </w:hyperlink>
      <w:r>
        <w:t xml:space="preserve">; Aiken, Hsu-Kim, and Ryan </w:t>
      </w:r>
      <w:hyperlink w:anchor="ref-Aiken2011">
        <w:r>
          <w:rPr>
            <w:rStyle w:val="Hyperlink"/>
          </w:rPr>
          <w:t>2011</w:t>
        </w:r>
      </w:hyperlink>
      <w:r>
        <w:t xml:space="preserve">; </w:t>
      </w:r>
      <w:proofErr w:type="spellStart"/>
      <w:r>
        <w:t>Weishaar</w:t>
      </w:r>
      <w:proofErr w:type="spellEnd"/>
      <w:r>
        <w:t xml:space="preserve"> et al. </w:t>
      </w:r>
      <w:hyperlink w:anchor="ref-Weishaar2003">
        <w:r>
          <w:rPr>
            <w:rStyle w:val="Hyperlink"/>
          </w:rPr>
          <w:t>2003</w:t>
        </w:r>
      </w:hyperlink>
      <w:r>
        <w:t xml:space="preserve">; </w:t>
      </w:r>
      <w:proofErr w:type="spellStart"/>
      <w:r>
        <w:t>LaZerte</w:t>
      </w:r>
      <w:proofErr w:type="spellEnd"/>
      <w:r>
        <w:t xml:space="preserve"> </w:t>
      </w:r>
      <w:hyperlink w:anchor="ref-LaZerte1991">
        <w:r>
          <w:rPr>
            <w:rStyle w:val="Hyperlink"/>
          </w:rPr>
          <w:t>1991</w:t>
        </w:r>
      </w:hyperlink>
      <w:r>
        <w:t xml:space="preserve">; </w:t>
      </w:r>
      <w:proofErr w:type="spellStart"/>
      <w:r>
        <w:t>Palleiro</w:t>
      </w:r>
      <w:proofErr w:type="spellEnd"/>
      <w:r>
        <w:t xml:space="preserve"> et al. </w:t>
      </w:r>
      <w:hyperlink w:anchor="ref-Palleiro2013">
        <w:r>
          <w:rPr>
            <w:rStyle w:val="Hyperlink"/>
          </w:rPr>
          <w:t>2013</w:t>
        </w:r>
      </w:hyperlink>
      <w:r>
        <w:t xml:space="preserve">; Stanley et al. </w:t>
      </w:r>
      <w:hyperlink w:anchor="ref-Stanley2012">
        <w:r>
          <w:rPr>
            <w:rStyle w:val="Hyperlink"/>
          </w:rPr>
          <w:t>2012</w:t>
        </w:r>
      </w:hyperlink>
      <w:r>
        <w:t xml:space="preserve">). DOC is an important source water quality parameter to monitor. In fact, guidelines in British Columbia specify that source water TOC should remain below 4 mg/L, primarily to reduce the production of trihalomethanes (e.g., chloroform, a common DBP) in treated drinking water (British Columbia Ministry of Environment </w:t>
      </w:r>
      <w:hyperlink w:anchor="ref-BC2019">
        <w:r>
          <w:rPr>
            <w:rStyle w:val="Hyperlink"/>
          </w:rPr>
          <w:t>2017</w:t>
        </w:r>
      </w:hyperlink>
      <w:r>
        <w:t xml:space="preserve">). Aside from DBPs, monitoring source water DOC is important for addressing the other operational issues associated with NOM. Stable source water conditions lead to predictable treatment procedures, while fluctuating source water quality creates treatment challenges. Within a watershed, the characteristics and concentrations of NOM (and therefore DOC) naturally fluctuate over space and through time, creating dynamic treatability conditions (Li et al. </w:t>
      </w:r>
      <w:hyperlink w:anchor="ref-Li2014">
        <w:r>
          <w:rPr>
            <w:rStyle w:val="Hyperlink"/>
          </w:rPr>
          <w:t>2014</w:t>
        </w:r>
      </w:hyperlink>
      <w:r>
        <w:t xml:space="preserve">; Yang et al. </w:t>
      </w:r>
      <w:hyperlink w:anchor="ref-Yang2015">
        <w:r>
          <w:rPr>
            <w:rStyle w:val="Hyperlink"/>
          </w:rPr>
          <w:t>2015</w:t>
        </w:r>
      </w:hyperlink>
      <w:r>
        <w:t>).</w:t>
      </w:r>
    </w:p>
    <w:p w14:paraId="2256AF55" w14:textId="77777777" w:rsidR="00B86FD2" w:rsidRDefault="00972F25">
      <w:pPr>
        <w:pStyle w:val="Heading2"/>
      </w:pPr>
      <w:bookmarkStart w:id="16" w:name="watershed-processes-and-water-quality"/>
      <w:bookmarkStart w:id="17" w:name="_Toc40747036"/>
      <w:r>
        <w:t>1.3 Watershed processes and water quality</w:t>
      </w:r>
      <w:bookmarkEnd w:id="16"/>
      <w:bookmarkEnd w:id="17"/>
    </w:p>
    <w:p w14:paraId="72910AFF" w14:textId="77777777" w:rsidR="00B86FD2" w:rsidRDefault="00972F25">
      <w:r>
        <w:t xml:space="preserve">Streams are intrinsically linked to their watersheds through dynamic biotic-abiotic interactions and hydroclimatic relationships; as a result, aqueous </w:t>
      </w:r>
      <w:proofErr w:type="spellStart"/>
      <w:r>
        <w:t>biogeochemicals</w:t>
      </w:r>
      <w:proofErr w:type="spellEnd"/>
      <w:r>
        <w:t xml:space="preserve"> represent an important link between ecosystem processes, hydrology, and water resources. Biogeochemical signatures are useful tracers to better understand catchment processes and regional hydrology, as they are indicative of flow paths, sources, chemical origins and transport pathways (Abbott et al. </w:t>
      </w:r>
      <w:hyperlink w:anchor="ref-Abbott2018">
        <w:r>
          <w:rPr>
            <w:rStyle w:val="Hyperlink"/>
          </w:rPr>
          <w:t>2018</w:t>
        </w:r>
      </w:hyperlink>
      <w:r>
        <w:t xml:space="preserve">; Meyer and Tate </w:t>
      </w:r>
      <w:hyperlink w:anchor="ref-Meyer1983">
        <w:r>
          <w:rPr>
            <w:rStyle w:val="Hyperlink"/>
          </w:rPr>
          <w:t>1983</w:t>
        </w:r>
      </w:hyperlink>
      <w:r>
        <w:t xml:space="preserve">; </w:t>
      </w:r>
      <w:proofErr w:type="spellStart"/>
      <w:r>
        <w:t>Vidon</w:t>
      </w:r>
      <w:proofErr w:type="spellEnd"/>
      <w:r>
        <w:t xml:space="preserve">, Wagner, and </w:t>
      </w:r>
      <w:proofErr w:type="spellStart"/>
      <w:r>
        <w:t>Soyeux</w:t>
      </w:r>
      <w:proofErr w:type="spellEnd"/>
      <w:r>
        <w:t xml:space="preserve"> </w:t>
      </w:r>
      <w:hyperlink w:anchor="ref-Vidon2008">
        <w:r>
          <w:rPr>
            <w:rStyle w:val="Hyperlink"/>
          </w:rPr>
          <w:t>2008</w:t>
        </w:r>
      </w:hyperlink>
      <w:r>
        <w:t xml:space="preserve">; </w:t>
      </w:r>
      <w:proofErr w:type="spellStart"/>
      <w:r>
        <w:t>Rautu</w:t>
      </w:r>
      <w:proofErr w:type="spellEnd"/>
      <w:r>
        <w:t xml:space="preserve"> </w:t>
      </w:r>
      <w:hyperlink w:anchor="ref-Rautu2019">
        <w:r>
          <w:rPr>
            <w:rStyle w:val="Hyperlink"/>
          </w:rPr>
          <w:t>2019</w:t>
        </w:r>
      </w:hyperlink>
      <w:r>
        <w:t xml:space="preserve">). The origins, transport and fate of </w:t>
      </w:r>
      <w:proofErr w:type="spellStart"/>
      <w:r>
        <w:t>biogeochemicals</w:t>
      </w:r>
      <w:proofErr w:type="spellEnd"/>
      <w:r>
        <w:t xml:space="preserve"> in source waters is important for drinking water treatment, because the quality of source water (physiochemical composition and concentrations) governs treatment requirements and, with respect to DBPs, dictates the quality of treated water (</w:t>
      </w:r>
      <w:proofErr w:type="spellStart"/>
      <w:r>
        <w:t>Weishaar</w:t>
      </w:r>
      <w:proofErr w:type="spellEnd"/>
      <w:r>
        <w:t xml:space="preserve"> et al. </w:t>
      </w:r>
      <w:hyperlink w:anchor="ref-Weishaar2003">
        <w:r>
          <w:rPr>
            <w:rStyle w:val="Hyperlink"/>
          </w:rPr>
          <w:t>2003</w:t>
        </w:r>
      </w:hyperlink>
      <w:r>
        <w:t xml:space="preserve">; Chow et al. </w:t>
      </w:r>
      <w:hyperlink w:anchor="ref-Chow2008">
        <w:r>
          <w:rPr>
            <w:rStyle w:val="Hyperlink"/>
          </w:rPr>
          <w:t>2008</w:t>
        </w:r>
      </w:hyperlink>
      <w:r>
        <w:t>).</w:t>
      </w:r>
    </w:p>
    <w:p w14:paraId="415FBE8A" w14:textId="77777777" w:rsidR="00B86FD2" w:rsidRDefault="00972F25">
      <w:r>
        <w:t> </w:t>
      </w:r>
    </w:p>
    <w:p w14:paraId="111D8F2D" w14:textId="77777777" w:rsidR="00B86FD2" w:rsidRDefault="00972F25">
      <w:r>
        <w:t>Water quality parameters exhibit natural variability across a river network due to dynamic biotic and abiotic interactions. For example, the river continuum concept (RCC) predicts a temporal shift in DOM character, including seasonal shifts between autotrophic generation of NOM and heterotrophic processing of detritus (i.e. autochthonous to allochthonous DOM) (</w:t>
      </w:r>
      <w:proofErr w:type="spellStart"/>
      <w:r>
        <w:t>Vannote</w:t>
      </w:r>
      <w:proofErr w:type="spellEnd"/>
      <w:r>
        <w:t xml:space="preserve"> et al. </w:t>
      </w:r>
      <w:hyperlink w:anchor="ref-Vannote1980">
        <w:r>
          <w:rPr>
            <w:rStyle w:val="Hyperlink"/>
          </w:rPr>
          <w:t>1980</w:t>
        </w:r>
      </w:hyperlink>
      <w:r>
        <w:t xml:space="preserve">; Meyer and Tate </w:t>
      </w:r>
      <w:hyperlink w:anchor="ref-Meyer1983">
        <w:r>
          <w:rPr>
            <w:rStyle w:val="Hyperlink"/>
          </w:rPr>
          <w:t>1983</w:t>
        </w:r>
      </w:hyperlink>
      <w:r>
        <w:t>). The RCC also predicts a spatial reduction in DOM molecular diversity from headwaters (entry point for majority of solutes) to river mouth (i.e., reduced DOM diversity from low to high order streams) (</w:t>
      </w:r>
      <w:proofErr w:type="spellStart"/>
      <w:r>
        <w:t>Vannote</w:t>
      </w:r>
      <w:proofErr w:type="spellEnd"/>
      <w:r>
        <w:t xml:space="preserve"> et al. </w:t>
      </w:r>
      <w:hyperlink w:anchor="ref-Vannote1980">
        <w:r>
          <w:rPr>
            <w:rStyle w:val="Hyperlink"/>
          </w:rPr>
          <w:t>1980</w:t>
        </w:r>
      </w:hyperlink>
      <w:r>
        <w:t xml:space="preserve">; Mosher et al. </w:t>
      </w:r>
      <w:hyperlink w:anchor="ref-Mosher2015">
        <w:r>
          <w:rPr>
            <w:rStyle w:val="Hyperlink"/>
          </w:rPr>
          <w:t>2015</w:t>
        </w:r>
      </w:hyperlink>
      <w:r>
        <w:t xml:space="preserve">; Abbott et al. </w:t>
      </w:r>
      <w:hyperlink w:anchor="ref-Abbott2018">
        <w:r>
          <w:rPr>
            <w:rStyle w:val="Hyperlink"/>
          </w:rPr>
          <w:t>2018</w:t>
        </w:r>
      </w:hyperlink>
      <w:r>
        <w:t xml:space="preserve">; Creed et al. </w:t>
      </w:r>
      <w:hyperlink w:anchor="ref-Creed2015">
        <w:r>
          <w:rPr>
            <w:rStyle w:val="Hyperlink"/>
          </w:rPr>
          <w:t>2015</w:t>
        </w:r>
      </w:hyperlink>
      <w:r>
        <w:t>). The longitudinal attenuation of DOM diversity can be explained by a combination of hydrological processes; geomorphic variables and physical impoundments; organic matter inputs and sources; sediment transport; solar inputs; and processing by aquatic invertebrates and microbes (</w:t>
      </w:r>
      <w:proofErr w:type="spellStart"/>
      <w:r>
        <w:t>Vannote</w:t>
      </w:r>
      <w:proofErr w:type="spellEnd"/>
      <w:r>
        <w:t xml:space="preserve"> et al. </w:t>
      </w:r>
      <w:hyperlink w:anchor="ref-Vannote1980">
        <w:r>
          <w:rPr>
            <w:rStyle w:val="Hyperlink"/>
          </w:rPr>
          <w:t>1980</w:t>
        </w:r>
      </w:hyperlink>
      <w:r>
        <w:t xml:space="preserve">; Stanley et al. </w:t>
      </w:r>
      <w:hyperlink w:anchor="ref-Stanley2012">
        <w:r>
          <w:rPr>
            <w:rStyle w:val="Hyperlink"/>
          </w:rPr>
          <w:t>2012</w:t>
        </w:r>
      </w:hyperlink>
      <w:r>
        <w:t xml:space="preserve">; Aiken, Hsu-Kim, and Ryan </w:t>
      </w:r>
      <w:hyperlink w:anchor="ref-Aiken2011">
        <w:r>
          <w:rPr>
            <w:rStyle w:val="Hyperlink"/>
          </w:rPr>
          <w:t>2011</w:t>
        </w:r>
      </w:hyperlink>
      <w:r>
        <w:t xml:space="preserve">; </w:t>
      </w:r>
      <w:proofErr w:type="spellStart"/>
      <w:r>
        <w:t>Zarnetske</w:t>
      </w:r>
      <w:proofErr w:type="spellEnd"/>
      <w:r>
        <w:t xml:space="preserve"> et al. </w:t>
      </w:r>
      <w:hyperlink w:anchor="ref-Zarnetske2018">
        <w:r>
          <w:rPr>
            <w:rStyle w:val="Hyperlink"/>
          </w:rPr>
          <w:t>2018</w:t>
        </w:r>
      </w:hyperlink>
      <w:r>
        <w:t>).</w:t>
      </w:r>
    </w:p>
    <w:p w14:paraId="360A5910" w14:textId="77777777" w:rsidR="00B86FD2" w:rsidRDefault="00972F25">
      <w:r>
        <w:t> </w:t>
      </w:r>
    </w:p>
    <w:p w14:paraId="460778A1" w14:textId="77777777" w:rsidR="00B86FD2" w:rsidRDefault="00972F25">
      <w:r>
        <w:t>On a finer temporal scale, hydrologic pulses can cause temporal variability in DOM characteristics; for example, the character of DOM has been shown to vary during hydrologic response to precipitation, which indicates a change in DOM source over the course of an event (</w:t>
      </w:r>
      <w:proofErr w:type="spellStart"/>
      <w:r>
        <w:t>Vidon</w:t>
      </w:r>
      <w:proofErr w:type="spellEnd"/>
      <w:r>
        <w:t xml:space="preserve">, Wagner, and </w:t>
      </w:r>
      <w:proofErr w:type="spellStart"/>
      <w:r>
        <w:t>Soyeux</w:t>
      </w:r>
      <w:proofErr w:type="spellEnd"/>
      <w:r>
        <w:t xml:space="preserve"> </w:t>
      </w:r>
      <w:hyperlink w:anchor="ref-Vidon2008">
        <w:r>
          <w:rPr>
            <w:rStyle w:val="Hyperlink"/>
          </w:rPr>
          <w:t>2008</w:t>
        </w:r>
      </w:hyperlink>
      <w:r>
        <w:t xml:space="preserve">; Abbott et al. </w:t>
      </w:r>
      <w:hyperlink w:anchor="ref-Abbott2018">
        <w:r>
          <w:rPr>
            <w:rStyle w:val="Hyperlink"/>
          </w:rPr>
          <w:t>2018</w:t>
        </w:r>
      </w:hyperlink>
      <w:r>
        <w:t xml:space="preserve">). The Pulse Shunt Concept (PSC) supplements the temporal aspects of RCC by considering how major hydrologic events drive regional DOM metabolism and the magnitude, timing and spatial extent of DOM flux (Raymond et al. </w:t>
      </w:r>
      <w:hyperlink w:anchor="ref-Raymond2016">
        <w:r>
          <w:rPr>
            <w:rStyle w:val="Hyperlink"/>
          </w:rPr>
          <w:t>2016</w:t>
        </w:r>
      </w:hyperlink>
      <w:r>
        <w:t xml:space="preserve">). While the link between mobilization of source material and biogeochemical processes govern the character of aqueous NOM, the PSC shows that it is hydrologic processes that govern NOM concentrations in streams (Abbott et al. </w:t>
      </w:r>
      <w:hyperlink w:anchor="ref-Abbott2018">
        <w:r>
          <w:rPr>
            <w:rStyle w:val="Hyperlink"/>
          </w:rPr>
          <w:t>2018</w:t>
        </w:r>
      </w:hyperlink>
      <w:r>
        <w:t xml:space="preserve">; Creed et al. </w:t>
      </w:r>
      <w:hyperlink w:anchor="ref-Creed2015">
        <w:r>
          <w:rPr>
            <w:rStyle w:val="Hyperlink"/>
          </w:rPr>
          <w:t>2015</w:t>
        </w:r>
      </w:hyperlink>
      <w:r>
        <w:t xml:space="preserve">; </w:t>
      </w:r>
      <w:proofErr w:type="spellStart"/>
      <w:r>
        <w:t>Zarnetske</w:t>
      </w:r>
      <w:proofErr w:type="spellEnd"/>
      <w:r>
        <w:t xml:space="preserve"> et al. </w:t>
      </w:r>
      <w:hyperlink w:anchor="ref-Zarnetske2018">
        <w:r>
          <w:rPr>
            <w:rStyle w:val="Hyperlink"/>
          </w:rPr>
          <w:t>2018</w:t>
        </w:r>
      </w:hyperlink>
      <w:r>
        <w:t>). Where the RCC relies on in-stream biogeochemical processing to explain longitudinal alteration of NOM character, intense hydrologic pulses (related to precipitation or melt events) override the rate of biogeochemical processing and force mass transport events. Discharge determines the magnitude of DOC flux (i.e., concentration transport) and under pluvial regime, precipitation and discharge are the primary controls on stream DOC concentrations (</w:t>
      </w:r>
      <w:proofErr w:type="spellStart"/>
      <w:r>
        <w:t>Zarnetske</w:t>
      </w:r>
      <w:proofErr w:type="spellEnd"/>
      <w:r>
        <w:t xml:space="preserve"> et al. </w:t>
      </w:r>
      <w:hyperlink w:anchor="ref-Zarnetske2018">
        <w:r>
          <w:rPr>
            <w:rStyle w:val="Hyperlink"/>
          </w:rPr>
          <w:t>2018</w:t>
        </w:r>
      </w:hyperlink>
      <w:r>
        <w:t xml:space="preserve">; </w:t>
      </w:r>
      <w:proofErr w:type="spellStart"/>
      <w:r>
        <w:t>Vidon</w:t>
      </w:r>
      <w:proofErr w:type="spellEnd"/>
      <w:r>
        <w:t xml:space="preserve">, Wagner, and </w:t>
      </w:r>
      <w:proofErr w:type="spellStart"/>
      <w:r>
        <w:t>Soyeux</w:t>
      </w:r>
      <w:proofErr w:type="spellEnd"/>
      <w:r>
        <w:t xml:space="preserve"> </w:t>
      </w:r>
      <w:hyperlink w:anchor="ref-Vidon2008">
        <w:r>
          <w:rPr>
            <w:rStyle w:val="Hyperlink"/>
          </w:rPr>
          <w:t>2008</w:t>
        </w:r>
      </w:hyperlink>
      <w:r>
        <w:t xml:space="preserve">). Indeed, brief flood events are often responsible for most of the fluvial DOC transport in a watershed (Raymond et al. </w:t>
      </w:r>
      <w:hyperlink w:anchor="ref-Raymond2010">
        <w:r>
          <w:rPr>
            <w:rStyle w:val="Hyperlink"/>
          </w:rPr>
          <w:t>2010</w:t>
        </w:r>
      </w:hyperlink>
      <w:r>
        <w:t>).</w:t>
      </w:r>
      <w:r w:rsidR="00777904">
        <w:t xml:space="preserve"> This variability is also a concern for water treatment engineers. </w:t>
      </w:r>
    </w:p>
    <w:p w14:paraId="27AB8CB6" w14:textId="77777777" w:rsidR="00B86FD2" w:rsidRDefault="00972F25">
      <w:r>
        <w:t> </w:t>
      </w:r>
    </w:p>
    <w:p w14:paraId="7B41DBE2" w14:textId="77777777" w:rsidR="00B86FD2" w:rsidDel="00777904" w:rsidRDefault="00972F25">
      <w:pPr>
        <w:pStyle w:val="SourceCode"/>
        <w:rPr>
          <w:del w:id="18" w:author="Mark Johnson" w:date="2020-05-22T08:23:00Z"/>
        </w:rPr>
      </w:pPr>
      <w:del w:id="19" w:author="Mark Johnson" w:date="2020-05-22T08:23:00Z">
        <w:r w:rsidDel="00777904">
          <w:delText xml:space="preserve">!!!! not sure: </w:delText>
        </w:r>
        <w:r w:rsidDel="00777904">
          <w:br/>
          <w:delText>For example, high intensity and/or long duration precipitation events can deplete both terrestrial and aquatic NOM storage sources (e.g. high flows can disturb benthic NOM storage) [@Meyer1983].</w:delText>
        </w:r>
      </w:del>
    </w:p>
    <w:p w14:paraId="289D6F07" w14:textId="77777777" w:rsidR="00B86FD2" w:rsidRDefault="00972F25">
      <w:r>
        <w:t xml:space="preserve">Through a large and geographically diverse data study in the United States, </w:t>
      </w:r>
      <w:proofErr w:type="spellStart"/>
      <w:r>
        <w:t>Zarnetske</w:t>
      </w:r>
      <w:proofErr w:type="spellEnd"/>
      <w:r>
        <w:t xml:space="preserve"> </w:t>
      </w:r>
      <w:r>
        <w:rPr>
          <w:i/>
        </w:rPr>
        <w:t>et al</w:t>
      </w:r>
      <w:r>
        <w:t xml:space="preserve"> (</w:t>
      </w:r>
      <w:hyperlink w:anchor="ref-Zarnetske2018">
        <w:r>
          <w:rPr>
            <w:rStyle w:val="Hyperlink"/>
          </w:rPr>
          <w:t>2018</w:t>
        </w:r>
      </w:hyperlink>
      <w:r>
        <w:t xml:space="preserve">) found that increasing flows systematically increased DOC fluxes in 80% of watersheds (n=1006) across ecoregions. Proportional increases in DOC flux and discharge indicates that the flux is not limited by organic matter </w:t>
      </w:r>
      <w:r>
        <w:lastRenderedPageBreak/>
        <w:t xml:space="preserve">supply, but rather by hydrologic connectivity and mobilization (Creed et al. </w:t>
      </w:r>
      <w:hyperlink w:anchor="ref-Creed2015">
        <w:r>
          <w:rPr>
            <w:rStyle w:val="Hyperlink"/>
          </w:rPr>
          <w:t>2015</w:t>
        </w:r>
      </w:hyperlink>
      <w:r>
        <w:t xml:space="preserve">; </w:t>
      </w:r>
      <w:proofErr w:type="spellStart"/>
      <w:r>
        <w:t>Zarnetske</w:t>
      </w:r>
      <w:proofErr w:type="spellEnd"/>
      <w:r>
        <w:t xml:space="preserve"> et al. </w:t>
      </w:r>
      <w:hyperlink w:anchor="ref-Zarnetske2018">
        <w:r>
          <w:rPr>
            <w:rStyle w:val="Hyperlink"/>
          </w:rPr>
          <w:t>2018</w:t>
        </w:r>
      </w:hyperlink>
      <w:r>
        <w:t>). Watershed size and stream order were determined to be weak indicators of DOC flux-discharge relationship while watershed slope and mean precipitation were strong predictors of DOC flux (</w:t>
      </w:r>
      <w:proofErr w:type="spellStart"/>
      <w:r>
        <w:t>Zarnetske</w:t>
      </w:r>
      <w:proofErr w:type="spellEnd"/>
      <w:r>
        <w:t xml:space="preserve"> et al. </w:t>
      </w:r>
      <w:hyperlink w:anchor="ref-Zarnetske2018">
        <w:r>
          <w:rPr>
            <w:rStyle w:val="Hyperlink"/>
          </w:rPr>
          <w:t>2018</w:t>
        </w:r>
      </w:hyperlink>
      <w:r>
        <w:t xml:space="preserve">). </w:t>
      </w:r>
      <w:proofErr w:type="spellStart"/>
      <w:r>
        <w:t>Zarnetske</w:t>
      </w:r>
      <w:proofErr w:type="spellEnd"/>
      <w:r>
        <w:t xml:space="preserve"> </w:t>
      </w:r>
      <w:r>
        <w:rPr>
          <w:i/>
        </w:rPr>
        <w:t>et al</w:t>
      </w:r>
      <w:r>
        <w:t xml:space="preserve"> (</w:t>
      </w:r>
      <w:hyperlink w:anchor="ref-Zarnetske2018">
        <w:r>
          <w:rPr>
            <w:rStyle w:val="Hyperlink"/>
          </w:rPr>
          <w:t>2018</w:t>
        </w:r>
      </w:hyperlink>
      <w:r>
        <w:t>) also found that wetland area exerted non-linear control over whether DOC flux was limited by supply or hydrologic transport.</w:t>
      </w:r>
    </w:p>
    <w:p w14:paraId="3AB9382F" w14:textId="77777777" w:rsidR="00B86FD2" w:rsidRDefault="00972F25">
      <w:r>
        <w:t> </w:t>
      </w:r>
    </w:p>
    <w:p w14:paraId="6EAD3857" w14:textId="77777777" w:rsidR="00B86FD2" w:rsidRDefault="00972F25">
      <w:r>
        <w:t xml:space="preserve">Aspects of both the RCC and PSC were illustrated in a recent nested catchment study by Abbott </w:t>
      </w:r>
      <w:r>
        <w:rPr>
          <w:i/>
        </w:rPr>
        <w:t>et al</w:t>
      </w:r>
      <w:r>
        <w:t xml:space="preserve"> (</w:t>
      </w:r>
      <w:hyperlink w:anchor="ref-Abbott2018">
        <w:r>
          <w:rPr>
            <w:rStyle w:val="Hyperlink"/>
          </w:rPr>
          <w:t>2018</w:t>
        </w:r>
      </w:hyperlink>
      <w:r>
        <w:t xml:space="preserve">) which found greater DOM chemical diversity in headwaters relative to downstream, but not greater temporal variance in headwaters biogeochemistry. Despite longitudinal differences in molecular character, solute concentrations varied synchronously among upstream and downstream sites, leading to temporal stability in relative biogeochemical signatures (Abbott et al. </w:t>
      </w:r>
      <w:hyperlink w:anchor="ref-Abbott2018">
        <w:r>
          <w:rPr>
            <w:rStyle w:val="Hyperlink"/>
          </w:rPr>
          <w:t>2018</w:t>
        </w:r>
      </w:hyperlink>
      <w:r>
        <w:t xml:space="preserve">). The temporal extent to which water quality changes echo across nested </w:t>
      </w:r>
      <w:proofErr w:type="spellStart"/>
      <w:r>
        <w:t>subcatchments</w:t>
      </w:r>
      <w:proofErr w:type="spellEnd"/>
      <w:r>
        <w:t xml:space="preserve"> depends on the synchrony (i.e. mean covariance) of the hydrologic pulse generation among </w:t>
      </w:r>
      <w:proofErr w:type="spellStart"/>
      <w:r>
        <w:t>subcatchments</w:t>
      </w:r>
      <w:proofErr w:type="spellEnd"/>
      <w:r>
        <w:t xml:space="preserve"> (Abbott et al. </w:t>
      </w:r>
      <w:hyperlink w:anchor="ref-Abbott2018">
        <w:r>
          <w:rPr>
            <w:rStyle w:val="Hyperlink"/>
          </w:rPr>
          <w:t>2018</w:t>
        </w:r>
      </w:hyperlink>
      <w:r>
        <w:t>).</w:t>
      </w:r>
    </w:p>
    <w:p w14:paraId="06575693" w14:textId="77777777" w:rsidR="00B86FD2" w:rsidRDefault="00972F25">
      <w:r>
        <w:t> </w:t>
      </w:r>
    </w:p>
    <w:p w14:paraId="5FA0E758" w14:textId="0D2D9DFB" w:rsidR="00B86FD2" w:rsidRDefault="00972F25">
      <w:pPr>
        <w:rPr>
          <w:ins w:id="20" w:author="Mark Johnson" w:date="2020-05-22T08:26:00Z"/>
        </w:rPr>
      </w:pPr>
      <w:r>
        <w:t>As changing climat</w:t>
      </w:r>
      <w:r w:rsidR="00777904">
        <w:t xml:space="preserve">ic conditions are </w:t>
      </w:r>
      <w:r>
        <w:t xml:space="preserve">likely to lead to increases in hydrologic pulse generation - whether through increased precipitation, earlier or more intense freshet conditions, or changes in subsurface flow conditions and connectivity - it follows that drinking water treatment challenges could arise in response to more variable source water conditions. For forested source water supply areas, developing a better understanding of hydrochemical dynamics and their responses to landscape changes (e.g. wildfire, forest management strategies, mass wasting events) could bolster drinking water security by developing source water protection plans to facilitate more predictable treatment requirements. Understanding water supply area source water quality, variability and response patterns is an important part of the multi-barrier approach to safe drinking water (Canadian Council of Ministers of the Environment </w:t>
      </w:r>
      <w:hyperlink w:anchor="ref-CCME2004">
        <w:r>
          <w:rPr>
            <w:rStyle w:val="Hyperlink"/>
          </w:rPr>
          <w:t>2004</w:t>
        </w:r>
      </w:hyperlink>
      <w:r>
        <w:t>).</w:t>
      </w:r>
    </w:p>
    <w:p w14:paraId="3AD7FFAC" w14:textId="77777777" w:rsidR="00762D34" w:rsidRDefault="00164BDC">
      <w:commentRangeStart w:id="21"/>
      <w:commentRangeEnd w:id="21"/>
      <w:ins w:id="22" w:author="Mark Johnson" w:date="2020-05-22T08:30:00Z">
        <w:r>
          <w:rPr>
            <w:rStyle w:val="CommentReference"/>
          </w:rPr>
          <w:commentReference w:id="21"/>
        </w:r>
      </w:ins>
    </w:p>
    <w:p w14:paraId="64AF8213" w14:textId="38EC2E8B" w:rsidR="00B86FD2" w:rsidRDefault="00972F25">
      <w:r>
        <w:t xml:space="preserve">Forest management and landscape disturbances can </w:t>
      </w:r>
      <w:r w:rsidR="00777904">
        <w:t>also a</w:t>
      </w:r>
      <w:r>
        <w:t xml:space="preserve">ffect water </w:t>
      </w:r>
      <w:r w:rsidR="00777904">
        <w:t xml:space="preserve">quality </w:t>
      </w:r>
      <w:r>
        <w:t xml:space="preserve">by altering material inputs, biogeochemical processes and stream ecology, as well as changing preferential flow-paths and the mobilization, transport and dilution of </w:t>
      </w:r>
      <w:proofErr w:type="spellStart"/>
      <w:r>
        <w:t>biogeochemcial</w:t>
      </w:r>
      <w:proofErr w:type="spellEnd"/>
      <w:r>
        <w:t xml:space="preserve"> components (Meyer and Tate </w:t>
      </w:r>
      <w:hyperlink w:anchor="ref-Meyer1983">
        <w:r>
          <w:rPr>
            <w:rStyle w:val="Hyperlink"/>
          </w:rPr>
          <w:t>1983</w:t>
        </w:r>
      </w:hyperlink>
      <w:r>
        <w:t xml:space="preserve">). For example, wildfire combined with post-fire salvage logging in the slopes of Alberta’s southern </w:t>
      </w:r>
      <w:proofErr w:type="spellStart"/>
      <w:r>
        <w:t>rockies</w:t>
      </w:r>
      <w:proofErr w:type="spellEnd"/>
      <w:r>
        <w:t xml:space="preserve"> resulted in higher turbidity and DOC compared to basins that experienced fire without salvage logging, and both disturbed basins had elevated suspended solids and DOC </w:t>
      </w:r>
      <w:r>
        <w:lastRenderedPageBreak/>
        <w:t>compared to unburned catchments (</w:t>
      </w:r>
      <w:proofErr w:type="spellStart"/>
      <w:r>
        <w:t>Emelko</w:t>
      </w:r>
      <w:proofErr w:type="spellEnd"/>
      <w:r>
        <w:t xml:space="preserve"> et al. </w:t>
      </w:r>
      <w:hyperlink w:anchor="ref-Emelko2011">
        <w:r>
          <w:rPr>
            <w:rStyle w:val="Hyperlink"/>
          </w:rPr>
          <w:t>2011</w:t>
        </w:r>
      </w:hyperlink>
      <w:r>
        <w:t xml:space="preserve">). In other studies, it was shown that two to three years post-harvest, baseflow DOC concentrations were higher in forested catchments than in clear-cut catchments; however, these studies also showed variable stormflow DOC responses in harvested and forested catchments (Meyer and Tate </w:t>
      </w:r>
      <w:hyperlink w:anchor="ref-Meyer1983">
        <w:r>
          <w:rPr>
            <w:rStyle w:val="Hyperlink"/>
          </w:rPr>
          <w:t>1983</w:t>
        </w:r>
      </w:hyperlink>
      <w:r>
        <w:t xml:space="preserve">; Mistick </w:t>
      </w:r>
      <w:hyperlink w:anchor="ref-Mistick2019">
        <w:r>
          <w:rPr>
            <w:rStyle w:val="Hyperlink"/>
          </w:rPr>
          <w:t>2019</w:t>
        </w:r>
      </w:hyperlink>
      <w:r>
        <w:t xml:space="preserve">). In the absence of long-term baseline data (i.e., pre- and post-disturbance data sets), the natural variability in fluvial processes complicates land-use studies and anthropogenic climate change can further confound our interpretations. Overall, DOC trends related to land-use </w:t>
      </w:r>
      <w:r w:rsidR="00762D34">
        <w:t xml:space="preserve">are </w:t>
      </w:r>
      <w:r>
        <w:t>highly dependent on catchment attributes and hydrologic forces. Understanding the hydrochemistry of a water supply area is key to conducting informed preventative forest management applications.</w:t>
      </w:r>
    </w:p>
    <w:p w14:paraId="3C1DF6DB" w14:textId="77777777" w:rsidR="00762D34" w:rsidRDefault="00762D34"/>
    <w:p w14:paraId="1FFF8B4C" w14:textId="34848F72" w:rsidR="007905D6" w:rsidRDefault="007905D6">
      <w:pPr>
        <w:pStyle w:val="Heading3"/>
      </w:pPr>
      <w:bookmarkStart w:id="23" w:name="greater-victoria-water-supply-areas"/>
      <w:bookmarkStart w:id="24" w:name="_Toc40747039"/>
      <w:r>
        <w:t>Subheading here – Water quality considerations in the water supply are of Victoria, BC</w:t>
      </w:r>
      <w:bookmarkEnd w:id="23"/>
      <w:bookmarkEnd w:id="24"/>
    </w:p>
    <w:p w14:paraId="298F96B0" w14:textId="02A40670" w:rsidR="00B86FD2" w:rsidRDefault="00972F25">
      <w:r>
        <w:t>The Capital Regional District</w:t>
      </w:r>
      <w:r w:rsidR="00762D34">
        <w:t xml:space="preserve"> (CRD)</w:t>
      </w:r>
      <w:r>
        <w:t xml:space="preserve"> </w:t>
      </w:r>
      <w:r w:rsidR="007905D6">
        <w:t xml:space="preserve">encompassing Victoria, BC and surrounding areas, </w:t>
      </w:r>
      <w:r>
        <w:t>is committed to the multiple barrier approach to clean drinking water and has taken control of source water protection by purchasing and privatizing the water supply areas for Greater Victoria. Located on southeastern Vancouver Island, British Columbia, Canada, the Greater Victoria Water Supply Area (GVWSA) includes 20,549 hectares (205.49 km</w:t>
      </w:r>
      <w:r>
        <w:rPr>
          <w:vertAlign w:val="superscript"/>
        </w:rPr>
        <w:t>2</w:t>
      </w:r>
      <w:r>
        <w:t>) of protected drinking water catchment lands. Currently, Greater Victoria’s water supply is sourced from five surface water reservoirs in the Sooke and Goldstream watersheds. In 2007 and 2010, the CRD purchased and additional 96.28 km</w:t>
      </w:r>
      <w:r>
        <w:rPr>
          <w:vertAlign w:val="superscript"/>
        </w:rPr>
        <w:t>2</w:t>
      </w:r>
      <w:r>
        <w:t xml:space="preserve"> (9,628 hectares) of land which included the majority of the Leech River watershed (a major sub-catchment of the Sooke River watershed). In anticipation of future water demands, this area was designated as a supplemental water supply for Greater </w:t>
      </w:r>
      <w:proofErr w:type="gramStart"/>
      <w:r>
        <w:t>Victoria</w:t>
      </w:r>
      <w:r w:rsidR="00762D34">
        <w:t>, and</w:t>
      </w:r>
      <w:proofErr w:type="gramEnd"/>
      <w:r w:rsidR="00762D34">
        <w:t xml:space="preserve"> is known as </w:t>
      </w:r>
      <w:r>
        <w:t xml:space="preserve">the Leech Water Supply Area (LWSA). In the future (possibly by 2050), inter-basin transfer </w:t>
      </w:r>
      <w:r w:rsidR="00762D34">
        <w:t xml:space="preserve">of water from the LWSA </w:t>
      </w:r>
      <w:r>
        <w:t>will supplement the primary drinking water supply by moving Leech River water through a diversion tunnel to Sooke Reservoir. Approximately 92% of the Leech River watershed above the point of diversion (Leech Tunnel) is protected as WSA.</w:t>
      </w:r>
    </w:p>
    <w:p w14:paraId="04949AA2" w14:textId="77777777" w:rsidR="00B86FD2" w:rsidRDefault="00972F25">
      <w:r>
        <w:t> </w:t>
      </w:r>
    </w:p>
    <w:p w14:paraId="53FCF146" w14:textId="6997A36B" w:rsidR="00B86FD2" w:rsidRDefault="00972F25">
      <w:r>
        <w:t xml:space="preserve">Overall, the hydrology of the LWSA is poorly understood, as are </w:t>
      </w:r>
      <w:r w:rsidR="00762D34">
        <w:t xml:space="preserve">its </w:t>
      </w:r>
      <w:r>
        <w:t xml:space="preserve">water quality dynamics. In the mid-1980’s, some water was </w:t>
      </w:r>
      <w:proofErr w:type="spellStart"/>
      <w:r>
        <w:t>transfered</w:t>
      </w:r>
      <w:proofErr w:type="spellEnd"/>
      <w:r>
        <w:t xml:space="preserve"> from the Leech River into Deception Gulch and Reservoir (adjacent to but physically separated from Sooke Reservoir), and the mixing resulted in biological water quality problems that included </w:t>
      </w:r>
      <w:r>
        <w:lastRenderedPageBreak/>
        <w:t>odour and raised concerns about the operational usage of the existing tunnel. Before work is done on inter-basin transfers, the hydrology and water quality of the Leech River system need to be better understood.</w:t>
      </w:r>
    </w:p>
    <w:p w14:paraId="29C0DBA7" w14:textId="77777777" w:rsidR="007905D6" w:rsidRDefault="007905D6"/>
    <w:p w14:paraId="25A826A0" w14:textId="77777777" w:rsidR="00B86FD2" w:rsidRDefault="00972F25">
      <w:r>
        <w:t xml:space="preserve">The LWSA was privately managed forest land which was extensively harvested over the past 70 years (nearly 96% </w:t>
      </w:r>
      <w:proofErr w:type="spellStart"/>
      <w:r>
        <w:t>clearcut</w:t>
      </w:r>
      <w:proofErr w:type="spellEnd"/>
      <w:r>
        <w:t>); as a result, a large portion of the WSA is densely forested with softwood stands less than 35 years of age</w:t>
      </w:r>
      <w:r w:rsidR="00762D34">
        <w:t xml:space="preserve"> as of 2020</w:t>
      </w:r>
      <w:r>
        <w:t xml:space="preserve">. The second growth forests of the LWSA are no longer managed for timber supply, they are now managed to improve drinking source water quality and to reduce the risk of landscape level wildfire. Due to </w:t>
      </w:r>
      <w:r w:rsidR="007905D6">
        <w:t xml:space="preserve">prior </w:t>
      </w:r>
      <w:r>
        <w:t>harvest, reforestation and active fire suppression, forest fire fuels have accumulated and pose a threat in the event that a fire occurs. In the Sooke WSA, the CRD implements forest treatments designed to foster healthy forest stands capable of reducing fire intensity, such as reducing fuel hazards and creating conditions that are safe for crews to action a fire. Similarly, preventative fire treatments will be applied in the LWSA prior to inter-basin transfers. Developing an understanding of baseline water quality dynamics and hydrologic forces in the LWSA will help to inform forest management strategies by evaluating the effects of fire fuel management on water supply.</w:t>
      </w:r>
    </w:p>
    <w:p w14:paraId="3EDE91A1" w14:textId="77777777" w:rsidR="007905D6" w:rsidRDefault="007905D6"/>
    <w:p w14:paraId="5287E6A4" w14:textId="68F6141E" w:rsidR="00B86FD2" w:rsidRDefault="007905D6">
      <w:r>
        <w:t xml:space="preserve">The </w:t>
      </w:r>
      <w:r w:rsidR="00972F25">
        <w:t>provincial Drinking Water Protection Act and Drinking Water Protection Regulation frameworks</w:t>
      </w:r>
      <w:r>
        <w:t xml:space="preserve"> were developed to implement </w:t>
      </w:r>
      <w:r w:rsidR="00972F25">
        <w:t>Health Canada’s drinking water quality guidelines</w:t>
      </w:r>
      <w:r>
        <w:t xml:space="preserve"> and </w:t>
      </w:r>
      <w:r w:rsidR="00972F25">
        <w:t>set out requirements for drinking water operators &amp; suppliers to ensure the provision of safe drinking water. Treatment of source water from the Greater Victoria Water Supply Area consists only of disinfection: raw water (unfiltered) is treated with ultraviolet light as primary disinfection, chlorination is secondary, and finally ammonia is added to produce chloramine (NH</w:t>
      </w:r>
      <w:r w:rsidR="00972F25">
        <w:rPr>
          <w:vertAlign w:val="subscript"/>
        </w:rPr>
        <w:t>2</w:t>
      </w:r>
      <w:r w:rsidR="00972F25">
        <w:t>Cl, a long-lasting disinfectant that persists throughout the distribution system). Understanding dynamics and variability of hydrochemistry in the LWSA is needed to anticipate possible treatment challenges that may accompany future inter-basin transfer from the LWSA.</w:t>
      </w:r>
    </w:p>
    <w:p w14:paraId="42A8114C" w14:textId="77777777" w:rsidR="00B86FD2" w:rsidRDefault="00972F25">
      <w:pPr>
        <w:pStyle w:val="Heading2"/>
      </w:pPr>
      <w:bookmarkStart w:id="25" w:name="research-objectives"/>
      <w:bookmarkStart w:id="26" w:name="_Toc40747040"/>
      <w:r>
        <w:t>1.5 Research Objectives</w:t>
      </w:r>
      <w:bookmarkEnd w:id="25"/>
      <w:bookmarkEnd w:id="26"/>
    </w:p>
    <w:p w14:paraId="44AC63C8" w14:textId="436EAEB8" w:rsidR="00B86FD2" w:rsidRDefault="007905D6">
      <w:r>
        <w:t>T</w:t>
      </w:r>
      <w:r w:rsidR="00972F25">
        <w:t xml:space="preserve">his research was conducted in partnership with the CRD to contribute to their pursuit of characterizing the Leech Water Supply Area, while contributing to our understanding of “natural” variations in source water quality (primarily with respect to DOM and DOC) across nested catchments in a second growth forested watershed. </w:t>
      </w:r>
      <w:r w:rsidR="00972F25">
        <w:lastRenderedPageBreak/>
        <w:t>The objectives of this research were to quantify spatial and temporal patterns in DOC concentrations, and to explore the hydrochemical synchrony of nested catchments across the LWSA. Ideally, results of this research will contribute to baseline understanding for further exploration of forest management strategies, such as fire fuel management, and their impacts on source water quality and supply. Understanding source water quality, as well as the timing and magnitude of flows, is an essential component to multiple barrier approach to ensuring clean drinking water.</w:t>
      </w:r>
    </w:p>
    <w:p w14:paraId="247CBAF6" w14:textId="77777777" w:rsidR="00B86FD2" w:rsidRDefault="00972F25">
      <w:pPr>
        <w:pStyle w:val="Heading1"/>
      </w:pPr>
      <w:bookmarkStart w:id="27" w:name="methods"/>
      <w:bookmarkStart w:id="28" w:name="_Toc40747041"/>
      <w:r>
        <w:lastRenderedPageBreak/>
        <w:t>2 Methods</w:t>
      </w:r>
      <w:bookmarkEnd w:id="27"/>
      <w:bookmarkEnd w:id="28"/>
    </w:p>
    <w:p w14:paraId="601D37E5" w14:textId="77777777" w:rsidR="00B86FD2" w:rsidRDefault="00972F25">
      <w:pPr>
        <w:pStyle w:val="Heading2"/>
      </w:pPr>
      <w:bookmarkStart w:id="29" w:name="study-site-leech-river-watershed"/>
      <w:bookmarkStart w:id="30" w:name="_Toc40747042"/>
      <w:r>
        <w:t>2.1 Study Site: Leech River Watershed</w:t>
      </w:r>
      <w:bookmarkEnd w:id="29"/>
      <w:bookmarkEnd w:id="30"/>
    </w:p>
    <w:p w14:paraId="5BF645CC" w14:textId="77777777" w:rsidR="00B86FD2" w:rsidRDefault="00972F25">
      <w:r>
        <w:t>The Leech River watershed is a sub-catchment of the Sooke River watershed, located west of Sooke Reservoir (primary water supply for the Greater Victoria Area). In anticipation of future water demands and uncertainty related to rainfall and climate change, the Capital Regional District (CRD) purchased about 92% of the Leech River watershed in 2007 (84%) and 2010 (additional 8%) and designated the Leech Water Supply Area (LWSA) for future supplemental source water. Figure 1 shows the Leech and Sooke Water Supply areas with elevation.</w:t>
      </w:r>
    </w:p>
    <w:p w14:paraId="11E09BBF" w14:textId="77777777" w:rsidR="00B86FD2" w:rsidRDefault="00972F25">
      <w:r>
        <w:t> </w:t>
      </w:r>
    </w:p>
    <w:p w14:paraId="70C3B2CB" w14:textId="77777777" w:rsidR="00B86FD2" w:rsidRDefault="00972F25">
      <w:r>
        <w:rPr>
          <w:noProof/>
        </w:rPr>
        <w:drawing>
          <wp:inline distT="0" distB="0" distL="0" distR="0" wp14:anchorId="3337E299" wp14:editId="01FCE206">
            <wp:extent cx="5715000" cy="5029524"/>
            <wp:effectExtent l="0" t="0" r="0" b="0"/>
            <wp:docPr id="1" name="Picture" descr="Figure 1: The Leech and Sooke Water Supply Areas (Greater Victoria, CRD)"/>
            <wp:cNvGraphicFramePr/>
            <a:graphic xmlns:a="http://schemas.openxmlformats.org/drawingml/2006/main">
              <a:graphicData uri="http://schemas.openxmlformats.org/drawingml/2006/picture">
                <pic:pic xmlns:pic="http://schemas.openxmlformats.org/drawingml/2006/picture">
                  <pic:nvPicPr>
                    <pic:cNvPr id="0" name="Picture" descr="R-inputs_UBC-forWater-MSc_HMc/images/GVWSA_map-3.png"/>
                    <pic:cNvPicPr>
                      <a:picLocks noChangeAspect="1" noChangeArrowheads="1"/>
                    </pic:cNvPicPr>
                  </pic:nvPicPr>
                  <pic:blipFill>
                    <a:blip r:embed="rId12" cstate="email">
                      <a:extLst>
                        <a:ext uri="{28A0092B-C50C-407E-A947-70E740481C1C}">
                          <a14:useLocalDpi xmlns:a14="http://schemas.microsoft.com/office/drawing/2010/main"/>
                        </a:ext>
                      </a:extLst>
                    </a:blip>
                    <a:stretch>
                      <a:fillRect/>
                    </a:stretch>
                  </pic:blipFill>
                  <pic:spPr bwMode="auto">
                    <a:xfrm>
                      <a:off x="0" y="0"/>
                      <a:ext cx="5715000" cy="5029524"/>
                    </a:xfrm>
                    <a:prstGeom prst="rect">
                      <a:avLst/>
                    </a:prstGeom>
                    <a:noFill/>
                    <a:ln w="9525">
                      <a:noFill/>
                      <a:headEnd/>
                      <a:tailEnd/>
                    </a:ln>
                  </pic:spPr>
                </pic:pic>
              </a:graphicData>
            </a:graphic>
          </wp:inline>
        </w:drawing>
      </w:r>
    </w:p>
    <w:p w14:paraId="1EAF0FBB" w14:textId="77777777" w:rsidR="00B86FD2" w:rsidRDefault="00972F25">
      <w:commentRangeStart w:id="31"/>
      <w:r>
        <w:t xml:space="preserve">Figure </w:t>
      </w:r>
      <w:commentRangeEnd w:id="31"/>
      <w:r w:rsidR="007905D6">
        <w:rPr>
          <w:rStyle w:val="CommentReference"/>
        </w:rPr>
        <w:commentReference w:id="31"/>
      </w:r>
      <w:r>
        <w:t xml:space="preserve">1: </w:t>
      </w:r>
      <w:r>
        <w:rPr>
          <w:i/>
        </w:rPr>
        <w:t>The Leech and Sooke Water Supply Areas (Greater Victoria, CRD)</w:t>
      </w:r>
    </w:p>
    <w:p w14:paraId="3CFB47AF" w14:textId="77777777" w:rsidR="00B86FD2" w:rsidRDefault="00972F25">
      <w:r>
        <w:t> </w:t>
      </w:r>
    </w:p>
    <w:p w14:paraId="0EF9DABF" w14:textId="77777777" w:rsidR="00B86FD2" w:rsidRDefault="00972F25">
      <w:r>
        <w:lastRenderedPageBreak/>
        <w:t>While monitoring programs began in 2017, the hydrology and water quality in the LWSA are poorly understood. The Leech River watershed includes three mainstem rivers (Cragg Creek, Leech River, and West Leech River) as well as several small headwater lakes (Weeks, Jarvis, and Worley) and wetlands (Jordan Meadows surrounding Weeks Lake and Lazar meadows north of Jarvis Lake). Runoff peaks in the winter under saturated conditions when rivers respond rapidly to precipitation events, rising and falling dramatically. Across the watershed, elevation ranges from approximately 200 m above sea level (</w:t>
      </w:r>
      <w:proofErr w:type="spellStart"/>
      <w:r>
        <w:t>asl</w:t>
      </w:r>
      <w:proofErr w:type="spellEnd"/>
      <w:r>
        <w:t xml:space="preserve">), near the Leech Tunnel, to 941 m </w:t>
      </w:r>
      <w:proofErr w:type="spellStart"/>
      <w:r>
        <w:t>asl</w:t>
      </w:r>
      <w:proofErr w:type="spellEnd"/>
      <w:r>
        <w:t xml:space="preserve"> in the centre of the watershed, at the top of Survey Mountain.</w:t>
      </w:r>
    </w:p>
    <w:p w14:paraId="22498085" w14:textId="77777777" w:rsidR="00B86FD2" w:rsidRDefault="00972F25">
      <w:pPr>
        <w:pStyle w:val="Heading3"/>
      </w:pPr>
      <w:bookmarkStart w:id="32" w:name="climate-weather-forests"/>
      <w:bookmarkStart w:id="33" w:name="_Toc40747043"/>
      <w:r>
        <w:t>2.1.1 Climate, Weather, Forests</w:t>
      </w:r>
      <w:bookmarkEnd w:id="32"/>
      <w:bookmarkEnd w:id="33"/>
    </w:p>
    <w:p w14:paraId="78D42B74" w14:textId="77777777" w:rsidR="00B86FD2" w:rsidRDefault="00972F25">
      <w:r>
        <w:t>The Leech River watershed is in the Coastal Western Hemlock biogeoclimatic zone (CWH), with forests dominated by Douglas-fir (</w:t>
      </w:r>
      <w:proofErr w:type="spellStart"/>
      <w:r>
        <w:t>Pseudotsuga</w:t>
      </w:r>
      <w:proofErr w:type="spellEnd"/>
      <w:r>
        <w:t xml:space="preserve"> </w:t>
      </w:r>
      <w:proofErr w:type="spellStart"/>
      <w:r>
        <w:t>menziesii</w:t>
      </w:r>
      <w:proofErr w:type="spellEnd"/>
      <w:r>
        <w:t xml:space="preserve">), western hemlock (Tsuga </w:t>
      </w:r>
      <w:proofErr w:type="spellStart"/>
      <w:r>
        <w:t>heterophylla</w:t>
      </w:r>
      <w:proofErr w:type="spellEnd"/>
      <w:r>
        <w:t>) and western red cedar (</w:t>
      </w:r>
      <w:proofErr w:type="spellStart"/>
      <w:r>
        <w:t>Thuja</w:t>
      </w:r>
      <w:proofErr w:type="spellEnd"/>
      <w:r>
        <w:t xml:space="preserve"> </w:t>
      </w:r>
      <w:proofErr w:type="spellStart"/>
      <w:r>
        <w:t>plicata</w:t>
      </w:r>
      <w:proofErr w:type="spellEnd"/>
      <w:r>
        <w:t xml:space="preserve">); subspecies include white pine (Pinus </w:t>
      </w:r>
      <w:proofErr w:type="spellStart"/>
      <w:r>
        <w:t>monticola</w:t>
      </w:r>
      <w:proofErr w:type="spellEnd"/>
      <w:r>
        <w:t xml:space="preserve">), </w:t>
      </w:r>
      <w:proofErr w:type="spellStart"/>
      <w:r>
        <w:t>amabalis</w:t>
      </w:r>
      <w:proofErr w:type="spellEnd"/>
      <w:r>
        <w:t xml:space="preserve"> fir (</w:t>
      </w:r>
      <w:proofErr w:type="spellStart"/>
      <w:r>
        <w:t>Abies</w:t>
      </w:r>
      <w:proofErr w:type="spellEnd"/>
      <w:r>
        <w:t xml:space="preserve"> </w:t>
      </w:r>
      <w:proofErr w:type="spellStart"/>
      <w:r>
        <w:t>amabilis</w:t>
      </w:r>
      <w:proofErr w:type="spellEnd"/>
      <w:r>
        <w:t>), alder (</w:t>
      </w:r>
      <w:proofErr w:type="spellStart"/>
      <w:r>
        <w:t>Alnus</w:t>
      </w:r>
      <w:proofErr w:type="spellEnd"/>
      <w:r>
        <w:t xml:space="preserve"> rubra), broad-leaf maple (Acer </w:t>
      </w:r>
      <w:proofErr w:type="spellStart"/>
      <w:r>
        <w:t>macrophyllum</w:t>
      </w:r>
      <w:proofErr w:type="spellEnd"/>
      <w:r>
        <w:t xml:space="preserve">) and arbutus (Arbutus </w:t>
      </w:r>
      <w:proofErr w:type="spellStart"/>
      <w:r>
        <w:t>menziesii</w:t>
      </w:r>
      <w:proofErr w:type="spellEnd"/>
      <w:r>
        <w:t xml:space="preserve">). The watershed also includes the moist and dry maritime sub-zones of the CWH (Montane moist 43%, </w:t>
      </w:r>
      <w:proofErr w:type="spellStart"/>
      <w:r>
        <w:t>submontane</w:t>
      </w:r>
      <w:proofErr w:type="spellEnd"/>
      <w:r>
        <w:t xml:space="preserve"> moist 38%, xeric 19%) (Ussery and AECOM </w:t>
      </w:r>
      <w:hyperlink w:anchor="ref-Ussery2015">
        <w:r>
          <w:rPr>
            <w:rStyle w:val="Hyperlink"/>
          </w:rPr>
          <w:t>2015</w:t>
        </w:r>
      </w:hyperlink>
      <w:r>
        <w:t>). While some precipitation occurs as snow at higher elevations, the majority of the ~2500 mm per year is rain (i.e., pluvial hydroclimatic regime). The water year can be broadly divided into wet and dry seasons where approximately 90% of precipitation falls from October to April, and May through September are relatively dry.</w:t>
      </w:r>
    </w:p>
    <w:p w14:paraId="7E9409BB" w14:textId="77777777" w:rsidR="00B86FD2" w:rsidRDefault="00972F25">
      <w:r>
        <w:t> </w:t>
      </w:r>
    </w:p>
    <w:p w14:paraId="1046503C" w14:textId="77777777" w:rsidR="00B86FD2" w:rsidRDefault="00972F25">
      <w:r>
        <w:t>There are two weather stations which operated during the study period: Chris Creek station is located in the headwaters of the LWSA and Martin’s Gulch station is located near the future diversion point (Tunnel). The CRD provided weather station data from Chris Creek and Martin’s Gulch weather stations from January 2018 to March 2020. Rainfall and air temperature from each of the two LWSA weather stations is shown in Figure 2. Slightly more precipitation was recorded at Martin’s Gulch than Chris Creek station. Annual weather data from each of the LWSA weather stations are summarized in Table 1.</w:t>
      </w:r>
    </w:p>
    <w:p w14:paraId="7480C6AA" w14:textId="77777777" w:rsidR="00B86FD2" w:rsidRDefault="00972F25">
      <w:r>
        <w:t> </w:t>
      </w:r>
    </w:p>
    <w:p w14:paraId="0B5262CB" w14:textId="77777777" w:rsidR="00B86FD2" w:rsidRDefault="00972F25">
      <w:r>
        <w:rPr>
          <w:noProof/>
        </w:rPr>
        <w:lastRenderedPageBreak/>
        <w:drawing>
          <wp:inline distT="0" distB="0" distL="0" distR="0" wp14:anchorId="5D77BCDF" wp14:editId="559595CC">
            <wp:extent cx="5504749" cy="4587290"/>
            <wp:effectExtent l="0" t="0" r="0" b="0"/>
            <wp:docPr id="2" name="Picture" descr="Figure 2:  Weather from two stations in the Leech water supply area. Coloured sections of plots highlight the field study period of this project."/>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Wx_LWSA.png"/>
                    <pic:cNvPicPr>
                      <a:picLocks noChangeAspect="1" noChangeArrowheads="1"/>
                    </pic:cNvPicPr>
                  </pic:nvPicPr>
                  <pic:blipFill>
                    <a:blip r:embed="rId13" cstate="email">
                      <a:extLst>
                        <a:ext uri="{28A0092B-C50C-407E-A947-70E740481C1C}">
                          <a14:useLocalDpi xmlns:a14="http://schemas.microsoft.com/office/drawing/2010/main"/>
                        </a:ext>
                      </a:extLst>
                    </a:blip>
                    <a:stretch>
                      <a:fillRect/>
                    </a:stretch>
                  </pic:blipFill>
                  <pic:spPr bwMode="auto">
                    <a:xfrm>
                      <a:off x="0" y="0"/>
                      <a:ext cx="5504749" cy="4587290"/>
                    </a:xfrm>
                    <a:prstGeom prst="rect">
                      <a:avLst/>
                    </a:prstGeom>
                    <a:noFill/>
                    <a:ln w="9525">
                      <a:noFill/>
                      <a:headEnd/>
                      <a:tailEnd/>
                    </a:ln>
                  </pic:spPr>
                </pic:pic>
              </a:graphicData>
            </a:graphic>
          </wp:inline>
        </w:drawing>
      </w:r>
    </w:p>
    <w:p w14:paraId="72A4C31C" w14:textId="77777777" w:rsidR="00B86FD2" w:rsidRDefault="00972F25">
      <w:r>
        <w:t xml:space="preserve">Figure 2:  </w:t>
      </w:r>
      <w:r>
        <w:rPr>
          <w:i/>
        </w:rPr>
        <w:t>Weather from two stations in the Leech water supply area. Coloured sections of plots highlight the field study period of this project.</w:t>
      </w:r>
    </w:p>
    <w:p w14:paraId="35DE004F" w14:textId="77777777" w:rsidR="00B86FD2" w:rsidRDefault="00972F25">
      <w:r>
        <w:t> </w:t>
      </w:r>
    </w:p>
    <w:p w14:paraId="20BEA959" w14:textId="77777777" w:rsidR="00B86FD2" w:rsidRDefault="00972F25">
      <w:r>
        <w:t xml:space="preserve">Table 1: </w:t>
      </w:r>
      <w:r>
        <w:rPr>
          <w:i/>
        </w:rPr>
        <w:t>Two years of weather from CRD stations in Leech water supply area</w:t>
      </w:r>
    </w:p>
    <w:tbl>
      <w:tblPr>
        <w:tblW w:w="0" w:type="auto"/>
        <w:tblLook w:val="07E0" w:firstRow="1" w:lastRow="1" w:firstColumn="1" w:lastColumn="1" w:noHBand="1" w:noVBand="1"/>
        <w:tblCaption w:val="Table 1: Two years of weather from CRD stations in Leech water supply area"/>
      </w:tblPr>
      <w:tblGrid>
        <w:gridCol w:w="648"/>
        <w:gridCol w:w="1904"/>
        <w:gridCol w:w="992"/>
        <w:gridCol w:w="851"/>
        <w:gridCol w:w="1133"/>
        <w:gridCol w:w="851"/>
        <w:gridCol w:w="1321"/>
        <w:gridCol w:w="1308"/>
      </w:tblGrid>
      <w:tr w:rsidR="0044635D" w:rsidRPr="0044635D" w14:paraId="290DCA6C" w14:textId="77777777" w:rsidTr="0044635D">
        <w:tc>
          <w:tcPr>
            <w:tcW w:w="0" w:type="auto"/>
            <w:tcBorders>
              <w:bottom w:val="single" w:sz="0" w:space="0" w:color="auto"/>
            </w:tcBorders>
            <w:vAlign w:val="bottom"/>
          </w:tcPr>
          <w:p w14:paraId="4D737C38" w14:textId="77777777" w:rsidR="00B86FD2" w:rsidRPr="0044635D" w:rsidRDefault="00972F25">
            <w:pPr>
              <w:jc w:val="right"/>
              <w:rPr>
                <w:sz w:val="20"/>
                <w:szCs w:val="20"/>
              </w:rPr>
            </w:pPr>
            <w:r w:rsidRPr="0044635D">
              <w:rPr>
                <w:sz w:val="20"/>
                <w:szCs w:val="20"/>
              </w:rPr>
              <w:t>year</w:t>
            </w:r>
          </w:p>
        </w:tc>
        <w:tc>
          <w:tcPr>
            <w:tcW w:w="1904" w:type="dxa"/>
            <w:tcBorders>
              <w:bottom w:val="single" w:sz="0" w:space="0" w:color="auto"/>
            </w:tcBorders>
            <w:vAlign w:val="bottom"/>
          </w:tcPr>
          <w:p w14:paraId="627155B8" w14:textId="77777777" w:rsidR="00B86FD2" w:rsidRPr="0044635D" w:rsidRDefault="00972F25">
            <w:pPr>
              <w:rPr>
                <w:sz w:val="20"/>
                <w:szCs w:val="20"/>
              </w:rPr>
            </w:pPr>
            <w:r w:rsidRPr="0044635D">
              <w:rPr>
                <w:sz w:val="20"/>
                <w:szCs w:val="20"/>
              </w:rPr>
              <w:t>station name</w:t>
            </w:r>
          </w:p>
        </w:tc>
        <w:tc>
          <w:tcPr>
            <w:tcW w:w="992" w:type="dxa"/>
            <w:tcBorders>
              <w:bottom w:val="single" w:sz="0" w:space="0" w:color="auto"/>
            </w:tcBorders>
            <w:vAlign w:val="bottom"/>
          </w:tcPr>
          <w:p w14:paraId="30F26AD5" w14:textId="77777777" w:rsidR="00B86FD2" w:rsidRPr="0044635D" w:rsidRDefault="00972F25">
            <w:pPr>
              <w:jc w:val="right"/>
              <w:rPr>
                <w:sz w:val="20"/>
                <w:szCs w:val="20"/>
              </w:rPr>
            </w:pPr>
            <w:r w:rsidRPr="0044635D">
              <w:rPr>
                <w:sz w:val="20"/>
                <w:szCs w:val="20"/>
              </w:rPr>
              <w:t xml:space="preserve">annual </w:t>
            </w:r>
            <w:proofErr w:type="spellStart"/>
            <w:r w:rsidRPr="0044635D">
              <w:rPr>
                <w:sz w:val="20"/>
                <w:szCs w:val="20"/>
              </w:rPr>
              <w:t>precip</w:t>
            </w:r>
            <w:proofErr w:type="spellEnd"/>
            <w:r w:rsidRPr="0044635D">
              <w:rPr>
                <w:sz w:val="20"/>
                <w:szCs w:val="20"/>
              </w:rPr>
              <w:t>. (mm)</w:t>
            </w:r>
          </w:p>
        </w:tc>
        <w:tc>
          <w:tcPr>
            <w:tcW w:w="851" w:type="dxa"/>
            <w:tcBorders>
              <w:bottom w:val="single" w:sz="0" w:space="0" w:color="auto"/>
            </w:tcBorders>
            <w:vAlign w:val="bottom"/>
          </w:tcPr>
          <w:p w14:paraId="5EF931F0" w14:textId="77777777" w:rsidR="00B86FD2" w:rsidRPr="0044635D" w:rsidRDefault="00972F25">
            <w:pPr>
              <w:jc w:val="right"/>
              <w:rPr>
                <w:sz w:val="20"/>
                <w:szCs w:val="20"/>
              </w:rPr>
            </w:pPr>
            <w:r w:rsidRPr="0044635D">
              <w:rPr>
                <w:sz w:val="20"/>
                <w:szCs w:val="20"/>
              </w:rPr>
              <w:t>max snow (m)</w:t>
            </w:r>
          </w:p>
        </w:tc>
        <w:tc>
          <w:tcPr>
            <w:tcW w:w="1133" w:type="dxa"/>
            <w:tcBorders>
              <w:bottom w:val="single" w:sz="0" w:space="0" w:color="auto"/>
            </w:tcBorders>
            <w:vAlign w:val="bottom"/>
          </w:tcPr>
          <w:p w14:paraId="18FDA5BF" w14:textId="77777777" w:rsidR="00B86FD2" w:rsidRPr="0044635D" w:rsidRDefault="00972F25">
            <w:pPr>
              <w:jc w:val="right"/>
              <w:rPr>
                <w:sz w:val="20"/>
                <w:szCs w:val="20"/>
              </w:rPr>
            </w:pPr>
            <w:r w:rsidRPr="0044635D">
              <w:rPr>
                <w:sz w:val="20"/>
                <w:szCs w:val="20"/>
              </w:rPr>
              <w:t>mean air temp. (°C)</w:t>
            </w:r>
          </w:p>
        </w:tc>
        <w:tc>
          <w:tcPr>
            <w:tcW w:w="851" w:type="dxa"/>
            <w:tcBorders>
              <w:bottom w:val="single" w:sz="0" w:space="0" w:color="auto"/>
            </w:tcBorders>
            <w:vAlign w:val="bottom"/>
          </w:tcPr>
          <w:p w14:paraId="55CC56E5" w14:textId="77777777" w:rsidR="00B86FD2" w:rsidRPr="0044635D" w:rsidRDefault="00972F25">
            <w:pPr>
              <w:jc w:val="right"/>
              <w:rPr>
                <w:sz w:val="20"/>
                <w:szCs w:val="20"/>
              </w:rPr>
            </w:pPr>
            <w:proofErr w:type="spellStart"/>
            <w:r w:rsidRPr="0044635D">
              <w:rPr>
                <w:sz w:val="20"/>
                <w:szCs w:val="20"/>
              </w:rPr>
              <w:t>stdev</w:t>
            </w:r>
            <w:proofErr w:type="spellEnd"/>
            <w:r w:rsidRPr="0044635D">
              <w:rPr>
                <w:sz w:val="20"/>
                <w:szCs w:val="20"/>
              </w:rPr>
              <w:t xml:space="preserve"> (± °C)</w:t>
            </w:r>
          </w:p>
        </w:tc>
        <w:tc>
          <w:tcPr>
            <w:tcW w:w="0" w:type="auto"/>
            <w:tcBorders>
              <w:bottom w:val="single" w:sz="0" w:space="0" w:color="auto"/>
            </w:tcBorders>
            <w:vAlign w:val="bottom"/>
          </w:tcPr>
          <w:p w14:paraId="1B2E661C" w14:textId="77777777" w:rsidR="00B86FD2" w:rsidRPr="0044635D" w:rsidRDefault="00972F25">
            <w:pPr>
              <w:jc w:val="right"/>
              <w:rPr>
                <w:sz w:val="20"/>
                <w:szCs w:val="20"/>
              </w:rPr>
            </w:pPr>
            <w:r w:rsidRPr="0044635D">
              <w:rPr>
                <w:sz w:val="20"/>
                <w:szCs w:val="20"/>
              </w:rPr>
              <w:t>mean max. temp. (°C)</w:t>
            </w:r>
          </w:p>
        </w:tc>
        <w:tc>
          <w:tcPr>
            <w:tcW w:w="0" w:type="auto"/>
            <w:tcBorders>
              <w:bottom w:val="single" w:sz="0" w:space="0" w:color="auto"/>
            </w:tcBorders>
            <w:vAlign w:val="bottom"/>
          </w:tcPr>
          <w:p w14:paraId="5E100E9F" w14:textId="77777777" w:rsidR="00B86FD2" w:rsidRPr="0044635D" w:rsidRDefault="00972F25">
            <w:pPr>
              <w:jc w:val="right"/>
              <w:rPr>
                <w:sz w:val="20"/>
                <w:szCs w:val="20"/>
              </w:rPr>
            </w:pPr>
            <w:r w:rsidRPr="0044635D">
              <w:rPr>
                <w:sz w:val="20"/>
                <w:szCs w:val="20"/>
              </w:rPr>
              <w:t>mean min. temp. (°C)</w:t>
            </w:r>
          </w:p>
        </w:tc>
      </w:tr>
      <w:tr w:rsidR="0044635D" w:rsidRPr="0044635D" w14:paraId="0378FCF0" w14:textId="77777777" w:rsidTr="0044635D">
        <w:tc>
          <w:tcPr>
            <w:tcW w:w="0" w:type="auto"/>
          </w:tcPr>
          <w:p w14:paraId="111B50DA" w14:textId="77777777" w:rsidR="00B86FD2" w:rsidRPr="0044635D" w:rsidRDefault="00972F25">
            <w:pPr>
              <w:jc w:val="right"/>
              <w:rPr>
                <w:sz w:val="20"/>
                <w:szCs w:val="20"/>
              </w:rPr>
            </w:pPr>
            <w:r w:rsidRPr="0044635D">
              <w:rPr>
                <w:sz w:val="20"/>
                <w:szCs w:val="20"/>
              </w:rPr>
              <w:t>2018</w:t>
            </w:r>
          </w:p>
        </w:tc>
        <w:tc>
          <w:tcPr>
            <w:tcW w:w="1904" w:type="dxa"/>
          </w:tcPr>
          <w:p w14:paraId="5FF976D6" w14:textId="77777777" w:rsidR="00B86FD2" w:rsidRPr="0044635D" w:rsidRDefault="00972F25">
            <w:pPr>
              <w:rPr>
                <w:sz w:val="20"/>
                <w:szCs w:val="20"/>
              </w:rPr>
            </w:pPr>
            <w:proofErr w:type="spellStart"/>
            <w:r w:rsidRPr="0044635D">
              <w:rPr>
                <w:sz w:val="20"/>
                <w:szCs w:val="20"/>
              </w:rPr>
              <w:t>FWx</w:t>
            </w:r>
            <w:proofErr w:type="spellEnd"/>
            <w:r w:rsidRPr="0044635D">
              <w:rPr>
                <w:sz w:val="20"/>
                <w:szCs w:val="20"/>
              </w:rPr>
              <w:t xml:space="preserve"> Chris Creek</w:t>
            </w:r>
          </w:p>
        </w:tc>
        <w:tc>
          <w:tcPr>
            <w:tcW w:w="992" w:type="dxa"/>
          </w:tcPr>
          <w:p w14:paraId="0050E010" w14:textId="77777777" w:rsidR="00B86FD2" w:rsidRPr="0044635D" w:rsidRDefault="00972F25">
            <w:pPr>
              <w:jc w:val="right"/>
              <w:rPr>
                <w:sz w:val="20"/>
                <w:szCs w:val="20"/>
              </w:rPr>
            </w:pPr>
            <w:r w:rsidRPr="0044635D">
              <w:rPr>
                <w:sz w:val="20"/>
                <w:szCs w:val="20"/>
              </w:rPr>
              <w:t>1967.83</w:t>
            </w:r>
          </w:p>
        </w:tc>
        <w:tc>
          <w:tcPr>
            <w:tcW w:w="851" w:type="dxa"/>
          </w:tcPr>
          <w:p w14:paraId="39B08401" w14:textId="77777777" w:rsidR="00B86FD2" w:rsidRPr="0044635D" w:rsidRDefault="00972F25">
            <w:pPr>
              <w:jc w:val="right"/>
              <w:rPr>
                <w:sz w:val="20"/>
                <w:szCs w:val="20"/>
              </w:rPr>
            </w:pPr>
            <w:r w:rsidRPr="0044635D">
              <w:rPr>
                <w:sz w:val="20"/>
                <w:szCs w:val="20"/>
              </w:rPr>
              <w:t>3.09</w:t>
            </w:r>
          </w:p>
        </w:tc>
        <w:tc>
          <w:tcPr>
            <w:tcW w:w="1133" w:type="dxa"/>
          </w:tcPr>
          <w:p w14:paraId="43C4EB10" w14:textId="77777777" w:rsidR="00B86FD2" w:rsidRPr="0044635D" w:rsidRDefault="00972F25">
            <w:pPr>
              <w:jc w:val="right"/>
              <w:rPr>
                <w:sz w:val="20"/>
                <w:szCs w:val="20"/>
              </w:rPr>
            </w:pPr>
            <w:r w:rsidRPr="0044635D">
              <w:rPr>
                <w:sz w:val="20"/>
                <w:szCs w:val="20"/>
              </w:rPr>
              <w:t>8.1</w:t>
            </w:r>
          </w:p>
        </w:tc>
        <w:tc>
          <w:tcPr>
            <w:tcW w:w="851" w:type="dxa"/>
          </w:tcPr>
          <w:p w14:paraId="747A9EB9" w14:textId="77777777" w:rsidR="00B86FD2" w:rsidRPr="0044635D" w:rsidRDefault="00972F25">
            <w:pPr>
              <w:jc w:val="right"/>
              <w:rPr>
                <w:sz w:val="20"/>
                <w:szCs w:val="20"/>
              </w:rPr>
            </w:pPr>
            <w:r w:rsidRPr="0044635D">
              <w:rPr>
                <w:sz w:val="20"/>
                <w:szCs w:val="20"/>
              </w:rPr>
              <w:t>7.5</w:t>
            </w:r>
          </w:p>
        </w:tc>
        <w:tc>
          <w:tcPr>
            <w:tcW w:w="0" w:type="auto"/>
          </w:tcPr>
          <w:p w14:paraId="1F281E36" w14:textId="77777777" w:rsidR="00B86FD2" w:rsidRPr="0044635D" w:rsidRDefault="00972F25">
            <w:pPr>
              <w:jc w:val="right"/>
              <w:rPr>
                <w:sz w:val="20"/>
                <w:szCs w:val="20"/>
              </w:rPr>
            </w:pPr>
            <w:r w:rsidRPr="0044635D">
              <w:rPr>
                <w:sz w:val="20"/>
                <w:szCs w:val="20"/>
              </w:rPr>
              <w:t>-11.9</w:t>
            </w:r>
          </w:p>
        </w:tc>
        <w:tc>
          <w:tcPr>
            <w:tcW w:w="0" w:type="auto"/>
          </w:tcPr>
          <w:p w14:paraId="611BD2F5" w14:textId="77777777" w:rsidR="00B86FD2" w:rsidRPr="0044635D" w:rsidRDefault="00972F25">
            <w:pPr>
              <w:jc w:val="right"/>
              <w:rPr>
                <w:sz w:val="20"/>
                <w:szCs w:val="20"/>
              </w:rPr>
            </w:pPr>
            <w:r w:rsidRPr="0044635D">
              <w:rPr>
                <w:sz w:val="20"/>
                <w:szCs w:val="20"/>
              </w:rPr>
              <w:t>34.8</w:t>
            </w:r>
          </w:p>
        </w:tc>
      </w:tr>
      <w:tr w:rsidR="0044635D" w:rsidRPr="0044635D" w14:paraId="7F01DC74" w14:textId="77777777" w:rsidTr="0044635D">
        <w:tc>
          <w:tcPr>
            <w:tcW w:w="0" w:type="auto"/>
          </w:tcPr>
          <w:p w14:paraId="538C474C" w14:textId="77777777" w:rsidR="00B86FD2" w:rsidRPr="0044635D" w:rsidRDefault="00972F25">
            <w:pPr>
              <w:jc w:val="right"/>
              <w:rPr>
                <w:sz w:val="20"/>
                <w:szCs w:val="20"/>
              </w:rPr>
            </w:pPr>
            <w:r w:rsidRPr="0044635D">
              <w:rPr>
                <w:sz w:val="20"/>
                <w:szCs w:val="20"/>
              </w:rPr>
              <w:t>2018</w:t>
            </w:r>
          </w:p>
        </w:tc>
        <w:tc>
          <w:tcPr>
            <w:tcW w:w="1904" w:type="dxa"/>
          </w:tcPr>
          <w:p w14:paraId="47980CB8" w14:textId="77777777" w:rsidR="00B86FD2" w:rsidRPr="0044635D" w:rsidRDefault="00972F25">
            <w:pPr>
              <w:rPr>
                <w:sz w:val="20"/>
                <w:szCs w:val="20"/>
              </w:rPr>
            </w:pPr>
            <w:proofErr w:type="spellStart"/>
            <w:r w:rsidRPr="0044635D">
              <w:rPr>
                <w:sz w:val="20"/>
                <w:szCs w:val="20"/>
              </w:rPr>
              <w:t>FWx</w:t>
            </w:r>
            <w:proofErr w:type="spellEnd"/>
            <w:r w:rsidRPr="0044635D">
              <w:rPr>
                <w:sz w:val="20"/>
                <w:szCs w:val="20"/>
              </w:rPr>
              <w:t xml:space="preserve"> Martins Gulch</w:t>
            </w:r>
          </w:p>
        </w:tc>
        <w:tc>
          <w:tcPr>
            <w:tcW w:w="992" w:type="dxa"/>
          </w:tcPr>
          <w:p w14:paraId="2F2CCE14" w14:textId="77777777" w:rsidR="00B86FD2" w:rsidRPr="0044635D" w:rsidRDefault="00972F25">
            <w:pPr>
              <w:jc w:val="right"/>
              <w:rPr>
                <w:sz w:val="20"/>
                <w:szCs w:val="20"/>
              </w:rPr>
            </w:pPr>
            <w:r w:rsidRPr="0044635D">
              <w:rPr>
                <w:sz w:val="20"/>
                <w:szCs w:val="20"/>
              </w:rPr>
              <w:t>2042.35</w:t>
            </w:r>
          </w:p>
        </w:tc>
        <w:tc>
          <w:tcPr>
            <w:tcW w:w="851" w:type="dxa"/>
          </w:tcPr>
          <w:p w14:paraId="64EAA9EF" w14:textId="77777777" w:rsidR="00B86FD2" w:rsidRPr="0044635D" w:rsidRDefault="00972F25">
            <w:pPr>
              <w:jc w:val="right"/>
              <w:rPr>
                <w:sz w:val="20"/>
                <w:szCs w:val="20"/>
              </w:rPr>
            </w:pPr>
            <w:r w:rsidRPr="0044635D">
              <w:rPr>
                <w:sz w:val="20"/>
                <w:szCs w:val="20"/>
              </w:rPr>
              <w:t>3.01</w:t>
            </w:r>
          </w:p>
        </w:tc>
        <w:tc>
          <w:tcPr>
            <w:tcW w:w="1133" w:type="dxa"/>
          </w:tcPr>
          <w:p w14:paraId="19861968" w14:textId="77777777" w:rsidR="00B86FD2" w:rsidRPr="0044635D" w:rsidRDefault="00972F25">
            <w:pPr>
              <w:jc w:val="right"/>
              <w:rPr>
                <w:sz w:val="20"/>
                <w:szCs w:val="20"/>
              </w:rPr>
            </w:pPr>
            <w:r w:rsidRPr="0044635D">
              <w:rPr>
                <w:sz w:val="20"/>
                <w:szCs w:val="20"/>
              </w:rPr>
              <w:t>8.9</w:t>
            </w:r>
          </w:p>
        </w:tc>
        <w:tc>
          <w:tcPr>
            <w:tcW w:w="851" w:type="dxa"/>
          </w:tcPr>
          <w:p w14:paraId="48896D9E" w14:textId="77777777" w:rsidR="00B86FD2" w:rsidRPr="0044635D" w:rsidRDefault="00972F25">
            <w:pPr>
              <w:jc w:val="right"/>
              <w:rPr>
                <w:sz w:val="20"/>
                <w:szCs w:val="20"/>
              </w:rPr>
            </w:pPr>
            <w:r w:rsidRPr="0044635D">
              <w:rPr>
                <w:sz w:val="20"/>
                <w:szCs w:val="20"/>
              </w:rPr>
              <w:t>7.3</w:t>
            </w:r>
          </w:p>
        </w:tc>
        <w:tc>
          <w:tcPr>
            <w:tcW w:w="0" w:type="auto"/>
          </w:tcPr>
          <w:p w14:paraId="5B3F2123" w14:textId="77777777" w:rsidR="00B86FD2" w:rsidRPr="0044635D" w:rsidRDefault="00972F25">
            <w:pPr>
              <w:jc w:val="right"/>
              <w:rPr>
                <w:sz w:val="20"/>
                <w:szCs w:val="20"/>
              </w:rPr>
            </w:pPr>
            <w:r w:rsidRPr="0044635D">
              <w:rPr>
                <w:sz w:val="20"/>
                <w:szCs w:val="20"/>
              </w:rPr>
              <w:t>-9.5</w:t>
            </w:r>
          </w:p>
        </w:tc>
        <w:tc>
          <w:tcPr>
            <w:tcW w:w="0" w:type="auto"/>
          </w:tcPr>
          <w:p w14:paraId="1FE71448" w14:textId="77777777" w:rsidR="00B86FD2" w:rsidRPr="0044635D" w:rsidRDefault="00972F25">
            <w:pPr>
              <w:jc w:val="right"/>
              <w:rPr>
                <w:sz w:val="20"/>
                <w:szCs w:val="20"/>
              </w:rPr>
            </w:pPr>
            <w:r w:rsidRPr="0044635D">
              <w:rPr>
                <w:sz w:val="20"/>
                <w:szCs w:val="20"/>
              </w:rPr>
              <w:t>32.9</w:t>
            </w:r>
          </w:p>
        </w:tc>
      </w:tr>
      <w:tr w:rsidR="0044635D" w:rsidRPr="0044635D" w14:paraId="09B52AA0" w14:textId="77777777" w:rsidTr="0044635D">
        <w:tc>
          <w:tcPr>
            <w:tcW w:w="0" w:type="auto"/>
          </w:tcPr>
          <w:p w14:paraId="0573473B" w14:textId="77777777" w:rsidR="00B86FD2" w:rsidRPr="0044635D" w:rsidRDefault="00972F25">
            <w:pPr>
              <w:jc w:val="right"/>
              <w:rPr>
                <w:sz w:val="20"/>
                <w:szCs w:val="20"/>
              </w:rPr>
            </w:pPr>
            <w:r w:rsidRPr="0044635D">
              <w:rPr>
                <w:sz w:val="20"/>
                <w:szCs w:val="20"/>
              </w:rPr>
              <w:t>2019</w:t>
            </w:r>
          </w:p>
        </w:tc>
        <w:tc>
          <w:tcPr>
            <w:tcW w:w="1904" w:type="dxa"/>
          </w:tcPr>
          <w:p w14:paraId="328043ED" w14:textId="77777777" w:rsidR="00B86FD2" w:rsidRPr="0044635D" w:rsidRDefault="00972F25">
            <w:pPr>
              <w:rPr>
                <w:sz w:val="20"/>
                <w:szCs w:val="20"/>
              </w:rPr>
            </w:pPr>
            <w:proofErr w:type="spellStart"/>
            <w:r w:rsidRPr="0044635D">
              <w:rPr>
                <w:sz w:val="20"/>
                <w:szCs w:val="20"/>
              </w:rPr>
              <w:t>FWx</w:t>
            </w:r>
            <w:proofErr w:type="spellEnd"/>
            <w:r w:rsidRPr="0044635D">
              <w:rPr>
                <w:sz w:val="20"/>
                <w:szCs w:val="20"/>
              </w:rPr>
              <w:t xml:space="preserve"> Chris Creek</w:t>
            </w:r>
          </w:p>
        </w:tc>
        <w:tc>
          <w:tcPr>
            <w:tcW w:w="992" w:type="dxa"/>
          </w:tcPr>
          <w:p w14:paraId="7DBABC5A" w14:textId="77777777" w:rsidR="00B86FD2" w:rsidRPr="0044635D" w:rsidRDefault="00972F25">
            <w:pPr>
              <w:jc w:val="right"/>
              <w:rPr>
                <w:sz w:val="20"/>
                <w:szCs w:val="20"/>
              </w:rPr>
            </w:pPr>
            <w:r w:rsidRPr="0044635D">
              <w:rPr>
                <w:sz w:val="20"/>
                <w:szCs w:val="20"/>
              </w:rPr>
              <w:t>1429.13</w:t>
            </w:r>
          </w:p>
        </w:tc>
        <w:tc>
          <w:tcPr>
            <w:tcW w:w="851" w:type="dxa"/>
          </w:tcPr>
          <w:p w14:paraId="7FD8C00D" w14:textId="77777777" w:rsidR="00B86FD2" w:rsidRPr="0044635D" w:rsidRDefault="00972F25">
            <w:pPr>
              <w:jc w:val="right"/>
              <w:rPr>
                <w:sz w:val="20"/>
                <w:szCs w:val="20"/>
              </w:rPr>
            </w:pPr>
            <w:r w:rsidRPr="0044635D">
              <w:rPr>
                <w:sz w:val="20"/>
                <w:szCs w:val="20"/>
              </w:rPr>
              <w:t>3.09</w:t>
            </w:r>
          </w:p>
        </w:tc>
        <w:tc>
          <w:tcPr>
            <w:tcW w:w="1133" w:type="dxa"/>
          </w:tcPr>
          <w:p w14:paraId="394CC090" w14:textId="77777777" w:rsidR="00B86FD2" w:rsidRPr="0044635D" w:rsidRDefault="00972F25">
            <w:pPr>
              <w:jc w:val="right"/>
              <w:rPr>
                <w:sz w:val="20"/>
                <w:szCs w:val="20"/>
              </w:rPr>
            </w:pPr>
            <w:r w:rsidRPr="0044635D">
              <w:rPr>
                <w:sz w:val="20"/>
                <w:szCs w:val="20"/>
              </w:rPr>
              <w:t>7.5</w:t>
            </w:r>
          </w:p>
        </w:tc>
        <w:tc>
          <w:tcPr>
            <w:tcW w:w="851" w:type="dxa"/>
          </w:tcPr>
          <w:p w14:paraId="5084284E" w14:textId="77777777" w:rsidR="00B86FD2" w:rsidRPr="0044635D" w:rsidRDefault="00972F25">
            <w:pPr>
              <w:jc w:val="right"/>
              <w:rPr>
                <w:sz w:val="20"/>
                <w:szCs w:val="20"/>
              </w:rPr>
            </w:pPr>
            <w:r w:rsidRPr="0044635D">
              <w:rPr>
                <w:sz w:val="20"/>
                <w:szCs w:val="20"/>
              </w:rPr>
              <w:t>7.2</w:t>
            </w:r>
          </w:p>
        </w:tc>
        <w:tc>
          <w:tcPr>
            <w:tcW w:w="0" w:type="auto"/>
          </w:tcPr>
          <w:p w14:paraId="790B29ED" w14:textId="77777777" w:rsidR="00B86FD2" w:rsidRPr="0044635D" w:rsidRDefault="00972F25">
            <w:pPr>
              <w:jc w:val="right"/>
              <w:rPr>
                <w:sz w:val="20"/>
                <w:szCs w:val="20"/>
              </w:rPr>
            </w:pPr>
            <w:r w:rsidRPr="0044635D">
              <w:rPr>
                <w:sz w:val="20"/>
                <w:szCs w:val="20"/>
              </w:rPr>
              <w:t>-13.7</w:t>
            </w:r>
          </w:p>
        </w:tc>
        <w:tc>
          <w:tcPr>
            <w:tcW w:w="0" w:type="auto"/>
          </w:tcPr>
          <w:p w14:paraId="3C545106" w14:textId="77777777" w:rsidR="00B86FD2" w:rsidRPr="0044635D" w:rsidRDefault="00972F25">
            <w:pPr>
              <w:jc w:val="right"/>
              <w:rPr>
                <w:sz w:val="20"/>
                <w:szCs w:val="20"/>
              </w:rPr>
            </w:pPr>
            <w:r w:rsidRPr="0044635D">
              <w:rPr>
                <w:sz w:val="20"/>
                <w:szCs w:val="20"/>
              </w:rPr>
              <w:t>31.9</w:t>
            </w:r>
          </w:p>
        </w:tc>
      </w:tr>
      <w:tr w:rsidR="0044635D" w:rsidRPr="0044635D" w14:paraId="596E9046" w14:textId="77777777" w:rsidTr="0044635D">
        <w:tc>
          <w:tcPr>
            <w:tcW w:w="0" w:type="auto"/>
          </w:tcPr>
          <w:p w14:paraId="0630EEA1" w14:textId="77777777" w:rsidR="00B86FD2" w:rsidRPr="0044635D" w:rsidRDefault="00972F25">
            <w:pPr>
              <w:jc w:val="right"/>
              <w:rPr>
                <w:sz w:val="20"/>
                <w:szCs w:val="20"/>
              </w:rPr>
            </w:pPr>
            <w:r w:rsidRPr="0044635D">
              <w:rPr>
                <w:sz w:val="20"/>
                <w:szCs w:val="20"/>
              </w:rPr>
              <w:t>2019</w:t>
            </w:r>
          </w:p>
        </w:tc>
        <w:tc>
          <w:tcPr>
            <w:tcW w:w="1904" w:type="dxa"/>
          </w:tcPr>
          <w:p w14:paraId="1E3F5A4D" w14:textId="77777777" w:rsidR="00B86FD2" w:rsidRPr="0044635D" w:rsidRDefault="00972F25">
            <w:pPr>
              <w:rPr>
                <w:sz w:val="20"/>
                <w:szCs w:val="20"/>
              </w:rPr>
            </w:pPr>
            <w:proofErr w:type="spellStart"/>
            <w:r w:rsidRPr="0044635D">
              <w:rPr>
                <w:sz w:val="20"/>
                <w:szCs w:val="20"/>
              </w:rPr>
              <w:t>FWx</w:t>
            </w:r>
            <w:proofErr w:type="spellEnd"/>
            <w:r w:rsidRPr="0044635D">
              <w:rPr>
                <w:sz w:val="20"/>
                <w:szCs w:val="20"/>
              </w:rPr>
              <w:t xml:space="preserve"> Martins Gulch</w:t>
            </w:r>
          </w:p>
        </w:tc>
        <w:tc>
          <w:tcPr>
            <w:tcW w:w="992" w:type="dxa"/>
          </w:tcPr>
          <w:p w14:paraId="7F77FE35" w14:textId="77777777" w:rsidR="00B86FD2" w:rsidRPr="0044635D" w:rsidRDefault="00972F25">
            <w:pPr>
              <w:jc w:val="right"/>
              <w:rPr>
                <w:sz w:val="20"/>
                <w:szCs w:val="20"/>
              </w:rPr>
            </w:pPr>
            <w:r w:rsidRPr="0044635D">
              <w:rPr>
                <w:sz w:val="20"/>
                <w:szCs w:val="20"/>
              </w:rPr>
              <w:t>1490.68</w:t>
            </w:r>
          </w:p>
        </w:tc>
        <w:tc>
          <w:tcPr>
            <w:tcW w:w="851" w:type="dxa"/>
          </w:tcPr>
          <w:p w14:paraId="396026F9" w14:textId="77777777" w:rsidR="00B86FD2" w:rsidRPr="0044635D" w:rsidRDefault="00972F25">
            <w:pPr>
              <w:jc w:val="right"/>
              <w:rPr>
                <w:sz w:val="20"/>
                <w:szCs w:val="20"/>
              </w:rPr>
            </w:pPr>
            <w:r w:rsidRPr="0044635D">
              <w:rPr>
                <w:sz w:val="20"/>
                <w:szCs w:val="20"/>
              </w:rPr>
              <w:t>3.01</w:t>
            </w:r>
          </w:p>
        </w:tc>
        <w:tc>
          <w:tcPr>
            <w:tcW w:w="1133" w:type="dxa"/>
          </w:tcPr>
          <w:p w14:paraId="38C3F1B4" w14:textId="77777777" w:rsidR="00B86FD2" w:rsidRPr="0044635D" w:rsidRDefault="00972F25">
            <w:pPr>
              <w:jc w:val="right"/>
              <w:rPr>
                <w:sz w:val="20"/>
                <w:szCs w:val="20"/>
              </w:rPr>
            </w:pPr>
            <w:r w:rsidRPr="0044635D">
              <w:rPr>
                <w:sz w:val="20"/>
                <w:szCs w:val="20"/>
              </w:rPr>
              <w:t>8.4</w:t>
            </w:r>
          </w:p>
        </w:tc>
        <w:tc>
          <w:tcPr>
            <w:tcW w:w="851" w:type="dxa"/>
          </w:tcPr>
          <w:p w14:paraId="501C58A9" w14:textId="77777777" w:rsidR="00B86FD2" w:rsidRPr="0044635D" w:rsidRDefault="00972F25">
            <w:pPr>
              <w:jc w:val="right"/>
              <w:rPr>
                <w:sz w:val="20"/>
                <w:szCs w:val="20"/>
              </w:rPr>
            </w:pPr>
            <w:r w:rsidRPr="0044635D">
              <w:rPr>
                <w:sz w:val="20"/>
                <w:szCs w:val="20"/>
              </w:rPr>
              <w:t>6.9</w:t>
            </w:r>
          </w:p>
        </w:tc>
        <w:tc>
          <w:tcPr>
            <w:tcW w:w="0" w:type="auto"/>
          </w:tcPr>
          <w:p w14:paraId="6A82362A" w14:textId="77777777" w:rsidR="00B86FD2" w:rsidRPr="0044635D" w:rsidRDefault="00972F25">
            <w:pPr>
              <w:jc w:val="right"/>
              <w:rPr>
                <w:sz w:val="20"/>
                <w:szCs w:val="20"/>
              </w:rPr>
            </w:pPr>
            <w:r w:rsidRPr="0044635D">
              <w:rPr>
                <w:sz w:val="20"/>
                <w:szCs w:val="20"/>
              </w:rPr>
              <w:t>-12.7</w:t>
            </w:r>
          </w:p>
        </w:tc>
        <w:tc>
          <w:tcPr>
            <w:tcW w:w="0" w:type="auto"/>
          </w:tcPr>
          <w:p w14:paraId="2064E33E" w14:textId="77777777" w:rsidR="00B86FD2" w:rsidRPr="0044635D" w:rsidRDefault="00972F25">
            <w:pPr>
              <w:jc w:val="right"/>
              <w:rPr>
                <w:sz w:val="20"/>
                <w:szCs w:val="20"/>
              </w:rPr>
            </w:pPr>
            <w:r w:rsidRPr="0044635D">
              <w:rPr>
                <w:sz w:val="20"/>
                <w:szCs w:val="20"/>
              </w:rPr>
              <w:t>30.5</w:t>
            </w:r>
          </w:p>
        </w:tc>
      </w:tr>
    </w:tbl>
    <w:p w14:paraId="01A1A39A" w14:textId="77777777" w:rsidR="00B86FD2" w:rsidRDefault="00972F25">
      <w:r>
        <w:t> </w:t>
      </w:r>
    </w:p>
    <w:p w14:paraId="310DFA14" w14:textId="77777777" w:rsidR="00B86FD2" w:rsidRDefault="00972F25">
      <w:pPr>
        <w:pStyle w:val="Heading3"/>
      </w:pPr>
      <w:bookmarkStart w:id="34" w:name="synoptic-sampling-sites"/>
      <w:bookmarkStart w:id="35" w:name="_Toc40747044"/>
      <w:r>
        <w:t>2.1.2 Synoptic sampling sites</w:t>
      </w:r>
      <w:bookmarkEnd w:id="34"/>
      <w:bookmarkEnd w:id="35"/>
    </w:p>
    <w:p w14:paraId="003F8E6A" w14:textId="77777777" w:rsidR="00B86FD2" w:rsidRDefault="00972F25">
      <w:r>
        <w:t xml:space="preserve">Fifteen sites were </w:t>
      </w:r>
      <w:ins w:id="36" w:author="Mark Johnson" w:date="2020-05-22T08:38:00Z">
        <w:r w:rsidR="00800250">
          <w:t xml:space="preserve">selected for </w:t>
        </w:r>
      </w:ins>
      <w:del w:id="37" w:author="Mark Johnson" w:date="2020-05-22T08:38:00Z">
        <w:r w:rsidDel="00800250">
          <w:delText xml:space="preserve">sampled </w:delText>
        </w:r>
      </w:del>
      <w:r>
        <w:t>synoptic</w:t>
      </w:r>
      <w:ins w:id="38" w:author="Mark Johnson" w:date="2020-05-22T08:38:00Z">
        <w:r w:rsidR="00800250">
          <w:t xml:space="preserve"> water sampling and water quality analysis. Sampling was conducted</w:t>
        </w:r>
      </w:ins>
      <w:del w:id="39" w:author="Mark Johnson" w:date="2020-05-22T08:38:00Z">
        <w:r w:rsidDel="00800250">
          <w:delText>ally</w:delText>
        </w:r>
      </w:del>
      <w:r>
        <w:t xml:space="preserve"> from October 2018 to February 2020. Figure 3 </w:t>
      </w:r>
      <w:r>
        <w:lastRenderedPageBreak/>
        <w:t>shows the locations of the synoptically sampled sites as well as the two weather stations.</w:t>
      </w:r>
    </w:p>
    <w:p w14:paraId="21471984" w14:textId="77777777" w:rsidR="00B86FD2" w:rsidRDefault="00972F25">
      <w:r>
        <w:t> </w:t>
      </w:r>
    </w:p>
    <w:p w14:paraId="3FAAA419" w14:textId="77777777" w:rsidR="00B86FD2" w:rsidRDefault="00972F25">
      <w:r>
        <w:rPr>
          <w:noProof/>
        </w:rPr>
        <w:drawing>
          <wp:inline distT="0" distB="0" distL="0" distR="0" wp14:anchorId="66A09B55" wp14:editId="3A73FF1F">
            <wp:extent cx="5715000" cy="4062252"/>
            <wp:effectExtent l="0" t="0" r="0" b="0"/>
            <wp:docPr id="3" name="Picture" descr="Figure 3:  Sample sites across the Greater Victoria Water Supply Areas"/>
            <wp:cNvGraphicFramePr/>
            <a:graphic xmlns:a="http://schemas.openxmlformats.org/drawingml/2006/main">
              <a:graphicData uri="http://schemas.openxmlformats.org/drawingml/2006/picture">
                <pic:pic xmlns:pic="http://schemas.openxmlformats.org/drawingml/2006/picture">
                  <pic:nvPicPr>
                    <pic:cNvPr id="0" name="Picture" descr="R-inputs_UBC-forWater-MSc_HMc/images/Sample-Sites_Wx_map.png"/>
                    <pic:cNvPicPr>
                      <a:picLocks noChangeAspect="1" noChangeArrowheads="1"/>
                    </pic:cNvPicPr>
                  </pic:nvPicPr>
                  <pic:blipFill>
                    <a:blip r:embed="rId14" cstate="email">
                      <a:extLst>
                        <a:ext uri="{28A0092B-C50C-407E-A947-70E740481C1C}">
                          <a14:useLocalDpi xmlns:a14="http://schemas.microsoft.com/office/drawing/2010/main"/>
                        </a:ext>
                      </a:extLst>
                    </a:blip>
                    <a:stretch>
                      <a:fillRect/>
                    </a:stretch>
                  </pic:blipFill>
                  <pic:spPr bwMode="auto">
                    <a:xfrm>
                      <a:off x="0" y="0"/>
                      <a:ext cx="5715000" cy="4062252"/>
                    </a:xfrm>
                    <a:prstGeom prst="rect">
                      <a:avLst/>
                    </a:prstGeom>
                    <a:noFill/>
                    <a:ln w="9525">
                      <a:noFill/>
                      <a:headEnd/>
                      <a:tailEnd/>
                    </a:ln>
                  </pic:spPr>
                </pic:pic>
              </a:graphicData>
            </a:graphic>
          </wp:inline>
        </w:drawing>
      </w:r>
    </w:p>
    <w:p w14:paraId="10663A13" w14:textId="77777777" w:rsidR="00B86FD2" w:rsidRDefault="00972F25">
      <w:commentRangeStart w:id="40"/>
      <w:r>
        <w:t xml:space="preserve">Figure </w:t>
      </w:r>
      <w:commentRangeEnd w:id="40"/>
      <w:r w:rsidR="00800250">
        <w:rPr>
          <w:rStyle w:val="CommentReference"/>
        </w:rPr>
        <w:commentReference w:id="40"/>
      </w:r>
      <w:r>
        <w:t xml:space="preserve">3:  </w:t>
      </w:r>
      <w:r>
        <w:rPr>
          <w:i/>
        </w:rPr>
        <w:t>Sample sites across the Greater Victoria Water Supply Areas</w:t>
      </w:r>
    </w:p>
    <w:p w14:paraId="3CCEA4BF" w14:textId="77777777" w:rsidR="00B86FD2" w:rsidRDefault="00972F25">
      <w:r>
        <w:t> </w:t>
      </w:r>
    </w:p>
    <w:p w14:paraId="5E9315EA" w14:textId="77777777" w:rsidR="00B86FD2" w:rsidRDefault="00972F25">
      <w:r>
        <w:t>Synoptic sampling involved collecting grab samples in triple-rinsed acid-washed 250 mL amber HDPE bottles. Samples were capped with minimal headspace and transported on ice. Synoptic samples were collected bi-weekly to monthly. Results from synoptic sampling help to inform spatiotemporal patterns in water quality.</w:t>
      </w:r>
    </w:p>
    <w:p w14:paraId="4BBCACBD" w14:textId="77777777" w:rsidR="00B86FD2" w:rsidRDefault="00972F25">
      <w:pPr>
        <w:pStyle w:val="Heading3"/>
      </w:pPr>
      <w:bookmarkStart w:id="41" w:name="subbasin-monitoring-sites"/>
      <w:bookmarkStart w:id="42" w:name="_Toc40747045"/>
      <w:r>
        <w:t xml:space="preserve">2.1.3 </w:t>
      </w:r>
      <w:proofErr w:type="spellStart"/>
      <w:r>
        <w:t>Subbasin</w:t>
      </w:r>
      <w:proofErr w:type="spellEnd"/>
      <w:r>
        <w:t xml:space="preserve"> monitoring sites</w:t>
      </w:r>
      <w:bookmarkEnd w:id="41"/>
      <w:bookmarkEnd w:id="42"/>
    </w:p>
    <w:p w14:paraId="203BBCBB" w14:textId="77777777" w:rsidR="00B86FD2" w:rsidRDefault="00972F25">
      <w:r>
        <w:t xml:space="preserve">Six sites were selected </w:t>
      </w:r>
      <w:r w:rsidR="00800250">
        <w:t xml:space="preserve">for continuous water level monitoring </w:t>
      </w:r>
      <w:r>
        <w:t xml:space="preserve">across the Leech Water Supply Area which represent five nested catchments and the entire water supply area basin defined from the point of (future) diversion, the Leech Tunnel. Figure 4 shows a map of the sub-basin monitoring sites. The sub-basin sites represent important portions of the Leech River system: two headwater streams (Weeks and Chris Creek), the head of Leech River (below the confluence of the two headwaters), two mainstem </w:t>
      </w:r>
      <w:r>
        <w:lastRenderedPageBreak/>
        <w:t>rivers that feed the Leech (Cragg Creek and West Leech) and the Leech River at the Tunnel).</w:t>
      </w:r>
    </w:p>
    <w:p w14:paraId="2EC42541" w14:textId="77777777" w:rsidR="00B86FD2" w:rsidRDefault="00972F25">
      <w:r>
        <w:t> </w:t>
      </w:r>
    </w:p>
    <w:p w14:paraId="35D607DB" w14:textId="77777777" w:rsidR="00B86FD2" w:rsidRDefault="00972F25">
      <w:r>
        <w:rPr>
          <w:noProof/>
        </w:rPr>
        <w:drawing>
          <wp:inline distT="0" distB="0" distL="0" distR="0" wp14:anchorId="0F0F09AD" wp14:editId="4EF2FB47">
            <wp:extent cx="4980432" cy="5504688"/>
            <wp:effectExtent l="0" t="0" r="0" b="0"/>
            <wp:docPr id="4" name="Picture" descr="Figure 4:  Subbasin monitoring sites in the Leech Water Supply Area"/>
            <wp:cNvGraphicFramePr/>
            <a:graphic xmlns:a="http://schemas.openxmlformats.org/drawingml/2006/main">
              <a:graphicData uri="http://schemas.openxmlformats.org/drawingml/2006/picture">
                <pic:pic xmlns:pic="http://schemas.openxmlformats.org/drawingml/2006/picture">
                  <pic:nvPicPr>
                    <pic:cNvPr id="0" name="Picture" descr="R-inputs_UBC-forWater-MSc_HMc/images/sub-basins.jpg"/>
                    <pic:cNvPicPr>
                      <a:picLocks noChangeAspect="1" noChangeArrowheads="1"/>
                    </pic:cNvPicPr>
                  </pic:nvPicPr>
                  <pic:blipFill>
                    <a:blip r:embed="rId15" cstate="email">
                      <a:extLst>
                        <a:ext uri="{28A0092B-C50C-407E-A947-70E740481C1C}">
                          <a14:useLocalDpi xmlns:a14="http://schemas.microsoft.com/office/drawing/2010/main"/>
                        </a:ext>
                      </a:extLst>
                    </a:blip>
                    <a:stretch>
                      <a:fillRect/>
                    </a:stretch>
                  </pic:blipFill>
                  <pic:spPr bwMode="auto">
                    <a:xfrm>
                      <a:off x="0" y="0"/>
                      <a:ext cx="4980432" cy="5504688"/>
                    </a:xfrm>
                    <a:prstGeom prst="rect">
                      <a:avLst/>
                    </a:prstGeom>
                    <a:noFill/>
                    <a:ln w="9525">
                      <a:noFill/>
                      <a:headEnd/>
                      <a:tailEnd/>
                    </a:ln>
                  </pic:spPr>
                </pic:pic>
              </a:graphicData>
            </a:graphic>
          </wp:inline>
        </w:drawing>
      </w:r>
    </w:p>
    <w:p w14:paraId="6EF81CD8" w14:textId="77777777" w:rsidR="00B86FD2" w:rsidRDefault="00972F25">
      <w:commentRangeStart w:id="43"/>
      <w:r>
        <w:t xml:space="preserve">Figure </w:t>
      </w:r>
      <w:commentRangeEnd w:id="43"/>
      <w:r w:rsidR="00800250">
        <w:rPr>
          <w:rStyle w:val="CommentReference"/>
        </w:rPr>
        <w:commentReference w:id="43"/>
      </w:r>
      <w:r>
        <w:t xml:space="preserve">4:  </w:t>
      </w:r>
      <w:proofErr w:type="spellStart"/>
      <w:r>
        <w:rPr>
          <w:i/>
        </w:rPr>
        <w:t>Subbasin</w:t>
      </w:r>
      <w:proofErr w:type="spellEnd"/>
      <w:r>
        <w:rPr>
          <w:i/>
        </w:rPr>
        <w:t xml:space="preserve"> monitoring sites in the Leech Water Supply Area</w:t>
      </w:r>
    </w:p>
    <w:p w14:paraId="3F7784D4" w14:textId="77777777" w:rsidR="00B86FD2" w:rsidRDefault="00972F25">
      <w:r>
        <w:t> </w:t>
      </w:r>
    </w:p>
    <w:p w14:paraId="672F8451" w14:textId="77777777" w:rsidR="00E035FE" w:rsidRDefault="00E035FE"/>
    <w:p w14:paraId="24F40652" w14:textId="77777777" w:rsidR="00E035FE" w:rsidRDefault="00E035FE"/>
    <w:p w14:paraId="40A34B09" w14:textId="77777777" w:rsidR="00E035FE" w:rsidRDefault="00E035FE"/>
    <w:p w14:paraId="53826A8A" w14:textId="77777777" w:rsidR="00E035FE" w:rsidRDefault="00E035FE"/>
    <w:p w14:paraId="4D3E1AE8" w14:textId="77777777" w:rsidR="00E035FE" w:rsidRDefault="00E035FE"/>
    <w:p w14:paraId="629B09E6" w14:textId="77777777" w:rsidR="00E035FE" w:rsidRDefault="00E035FE"/>
    <w:p w14:paraId="70D7B1AA" w14:textId="77777777" w:rsidR="00E035FE" w:rsidRDefault="00E035FE"/>
    <w:p w14:paraId="1DC7C34B" w14:textId="77777777" w:rsidR="00E035FE" w:rsidRDefault="00E035FE"/>
    <w:p w14:paraId="139BC387" w14:textId="77777777" w:rsidR="00E035FE" w:rsidRDefault="00E035FE"/>
    <w:p w14:paraId="59A8DD1F" w14:textId="77777777" w:rsidR="00E035FE" w:rsidRDefault="00E035FE"/>
    <w:p w14:paraId="3E37C840" w14:textId="77777777" w:rsidR="00B86FD2" w:rsidRDefault="00972F25">
      <w:r>
        <w:t>Table 2 includes watershed characteristic data for each sub-basin.</w:t>
      </w:r>
    </w:p>
    <w:p w14:paraId="7D0A1EDB" w14:textId="77777777" w:rsidR="00B86FD2" w:rsidRDefault="00972F25">
      <w:pPr>
        <w:numPr>
          <w:ilvl w:val="0"/>
          <w:numId w:val="16"/>
        </w:numPr>
      </w:pPr>
      <w:r>
        <w:t>TO DO: update with GIS data (needs to be distilled/summarized)</w:t>
      </w:r>
    </w:p>
    <w:p w14:paraId="084EAF13" w14:textId="77777777" w:rsidR="00E035FE" w:rsidRDefault="00972F25">
      <w:r>
        <w:t> </w:t>
      </w:r>
    </w:p>
    <w:p w14:paraId="4D9F1497" w14:textId="77777777" w:rsidR="00B86FD2" w:rsidRDefault="00972F25">
      <w:r>
        <w:t xml:space="preserve">Table 2: </w:t>
      </w:r>
      <w:r>
        <w:rPr>
          <w:i/>
        </w:rPr>
        <w:t>Sub-basin characteristics</w:t>
      </w:r>
    </w:p>
    <w:tbl>
      <w:tblPr>
        <w:tblW w:w="0" w:type="auto"/>
        <w:tblInd w:w="-142" w:type="dxa"/>
        <w:tblLayout w:type="fixed"/>
        <w:tblLook w:val="07E0" w:firstRow="1" w:lastRow="1" w:firstColumn="1" w:lastColumn="1" w:noHBand="1" w:noVBand="1"/>
        <w:tblCaption w:val="Table 2: Sub-basin characteristics"/>
      </w:tblPr>
      <w:tblGrid>
        <w:gridCol w:w="568"/>
        <w:gridCol w:w="850"/>
        <w:gridCol w:w="940"/>
        <w:gridCol w:w="1030"/>
        <w:gridCol w:w="1295"/>
        <w:gridCol w:w="942"/>
        <w:gridCol w:w="942"/>
        <w:gridCol w:w="821"/>
        <w:gridCol w:w="890"/>
        <w:gridCol w:w="872"/>
      </w:tblGrid>
      <w:tr w:rsidR="00B86FD2" w:rsidRPr="00E035FE" w14:paraId="37048ACB" w14:textId="77777777" w:rsidTr="00E035FE">
        <w:tc>
          <w:tcPr>
            <w:tcW w:w="568" w:type="dxa"/>
            <w:tcBorders>
              <w:bottom w:val="single" w:sz="0" w:space="0" w:color="auto"/>
            </w:tcBorders>
            <w:vAlign w:val="bottom"/>
          </w:tcPr>
          <w:p w14:paraId="6AE5B088" w14:textId="77777777" w:rsidR="00B86FD2" w:rsidRPr="00E035FE" w:rsidRDefault="00972F25">
            <w:pPr>
              <w:jc w:val="right"/>
              <w:rPr>
                <w:sz w:val="18"/>
                <w:szCs w:val="18"/>
              </w:rPr>
            </w:pPr>
            <w:r w:rsidRPr="00E035FE">
              <w:rPr>
                <w:sz w:val="18"/>
                <w:szCs w:val="18"/>
              </w:rPr>
              <w:t xml:space="preserve">Site </w:t>
            </w:r>
            <w:r w:rsidR="00E035FE" w:rsidRPr="00E035FE">
              <w:rPr>
                <w:sz w:val="18"/>
                <w:szCs w:val="18"/>
              </w:rPr>
              <w:t>#</w:t>
            </w:r>
          </w:p>
        </w:tc>
        <w:tc>
          <w:tcPr>
            <w:tcW w:w="850" w:type="dxa"/>
            <w:tcBorders>
              <w:bottom w:val="single" w:sz="0" w:space="0" w:color="auto"/>
            </w:tcBorders>
            <w:vAlign w:val="bottom"/>
          </w:tcPr>
          <w:p w14:paraId="08B23CC8" w14:textId="77777777" w:rsidR="00B86FD2" w:rsidRPr="00E035FE" w:rsidRDefault="00972F25">
            <w:pPr>
              <w:rPr>
                <w:sz w:val="18"/>
                <w:szCs w:val="18"/>
              </w:rPr>
            </w:pPr>
            <w:r w:rsidRPr="00E035FE">
              <w:rPr>
                <w:sz w:val="18"/>
                <w:szCs w:val="18"/>
              </w:rPr>
              <w:t>Site Name</w:t>
            </w:r>
          </w:p>
        </w:tc>
        <w:tc>
          <w:tcPr>
            <w:tcW w:w="940" w:type="dxa"/>
            <w:tcBorders>
              <w:bottom w:val="single" w:sz="0" w:space="0" w:color="auto"/>
            </w:tcBorders>
            <w:vAlign w:val="bottom"/>
          </w:tcPr>
          <w:p w14:paraId="38D2835F" w14:textId="77777777" w:rsidR="00B86FD2" w:rsidRPr="00E035FE" w:rsidRDefault="00972F25">
            <w:pPr>
              <w:jc w:val="right"/>
              <w:rPr>
                <w:sz w:val="18"/>
                <w:szCs w:val="18"/>
              </w:rPr>
            </w:pPr>
            <w:r w:rsidRPr="00E035FE">
              <w:rPr>
                <w:sz w:val="18"/>
                <w:szCs w:val="18"/>
              </w:rPr>
              <w:t>Latitude</w:t>
            </w:r>
          </w:p>
        </w:tc>
        <w:tc>
          <w:tcPr>
            <w:tcW w:w="1030" w:type="dxa"/>
            <w:tcBorders>
              <w:bottom w:val="single" w:sz="0" w:space="0" w:color="auto"/>
            </w:tcBorders>
            <w:vAlign w:val="bottom"/>
          </w:tcPr>
          <w:p w14:paraId="7F06AE9F" w14:textId="77777777" w:rsidR="00B86FD2" w:rsidRPr="00E035FE" w:rsidRDefault="00972F25">
            <w:pPr>
              <w:jc w:val="right"/>
              <w:rPr>
                <w:sz w:val="18"/>
                <w:szCs w:val="18"/>
              </w:rPr>
            </w:pPr>
            <w:r w:rsidRPr="00E035FE">
              <w:rPr>
                <w:sz w:val="18"/>
                <w:szCs w:val="18"/>
              </w:rPr>
              <w:t>Longitude</w:t>
            </w:r>
          </w:p>
        </w:tc>
        <w:tc>
          <w:tcPr>
            <w:tcW w:w="1295" w:type="dxa"/>
            <w:tcBorders>
              <w:bottom w:val="single" w:sz="0" w:space="0" w:color="auto"/>
            </w:tcBorders>
            <w:vAlign w:val="bottom"/>
          </w:tcPr>
          <w:p w14:paraId="3E66052B" w14:textId="77777777" w:rsidR="00B86FD2" w:rsidRPr="00E035FE" w:rsidRDefault="00972F25">
            <w:pPr>
              <w:rPr>
                <w:sz w:val="18"/>
                <w:szCs w:val="18"/>
              </w:rPr>
            </w:pPr>
            <w:r w:rsidRPr="00E035FE">
              <w:rPr>
                <w:sz w:val="18"/>
                <w:szCs w:val="18"/>
              </w:rPr>
              <w:t>Characteristic</w:t>
            </w:r>
          </w:p>
        </w:tc>
        <w:tc>
          <w:tcPr>
            <w:tcW w:w="942" w:type="dxa"/>
            <w:tcBorders>
              <w:bottom w:val="single" w:sz="0" w:space="0" w:color="auto"/>
            </w:tcBorders>
            <w:vAlign w:val="bottom"/>
          </w:tcPr>
          <w:p w14:paraId="6AE122C0" w14:textId="77777777" w:rsidR="00B86FD2" w:rsidRPr="00E035FE" w:rsidRDefault="00972F25">
            <w:pPr>
              <w:jc w:val="right"/>
              <w:rPr>
                <w:sz w:val="18"/>
                <w:szCs w:val="18"/>
              </w:rPr>
            </w:pPr>
            <w:r w:rsidRPr="00E035FE">
              <w:rPr>
                <w:sz w:val="18"/>
                <w:szCs w:val="18"/>
              </w:rPr>
              <w:t>Drainage Area (km2)</w:t>
            </w:r>
          </w:p>
        </w:tc>
        <w:tc>
          <w:tcPr>
            <w:tcW w:w="942" w:type="dxa"/>
            <w:tcBorders>
              <w:bottom w:val="single" w:sz="0" w:space="0" w:color="auto"/>
            </w:tcBorders>
            <w:vAlign w:val="bottom"/>
          </w:tcPr>
          <w:p w14:paraId="59FF21AD" w14:textId="77777777" w:rsidR="00B86FD2" w:rsidRPr="00E035FE" w:rsidRDefault="00972F25">
            <w:pPr>
              <w:jc w:val="right"/>
              <w:rPr>
                <w:sz w:val="18"/>
                <w:szCs w:val="18"/>
              </w:rPr>
            </w:pPr>
            <w:r w:rsidRPr="00E035FE">
              <w:rPr>
                <w:sz w:val="18"/>
                <w:szCs w:val="18"/>
              </w:rPr>
              <w:t xml:space="preserve">Elevation (m </w:t>
            </w:r>
            <w:proofErr w:type="spellStart"/>
            <w:r w:rsidRPr="00E035FE">
              <w:rPr>
                <w:sz w:val="18"/>
                <w:szCs w:val="18"/>
              </w:rPr>
              <w:t>a.s.l</w:t>
            </w:r>
            <w:proofErr w:type="spellEnd"/>
            <w:r w:rsidRPr="00E035FE">
              <w:rPr>
                <w:sz w:val="18"/>
                <w:szCs w:val="18"/>
              </w:rPr>
              <w:t>)</w:t>
            </w:r>
          </w:p>
        </w:tc>
        <w:tc>
          <w:tcPr>
            <w:tcW w:w="821" w:type="dxa"/>
            <w:tcBorders>
              <w:bottom w:val="single" w:sz="0" w:space="0" w:color="auto"/>
            </w:tcBorders>
            <w:vAlign w:val="bottom"/>
          </w:tcPr>
          <w:p w14:paraId="2BBBC27D" w14:textId="77777777" w:rsidR="00B86FD2" w:rsidRPr="00E035FE" w:rsidRDefault="00972F25">
            <w:pPr>
              <w:rPr>
                <w:sz w:val="18"/>
                <w:szCs w:val="18"/>
              </w:rPr>
            </w:pPr>
            <w:r w:rsidRPr="00E035FE">
              <w:rPr>
                <w:sz w:val="18"/>
                <w:szCs w:val="18"/>
              </w:rPr>
              <w:t>Percent Forest</w:t>
            </w:r>
          </w:p>
        </w:tc>
        <w:tc>
          <w:tcPr>
            <w:tcW w:w="890" w:type="dxa"/>
            <w:tcBorders>
              <w:bottom w:val="single" w:sz="0" w:space="0" w:color="auto"/>
            </w:tcBorders>
            <w:vAlign w:val="bottom"/>
          </w:tcPr>
          <w:p w14:paraId="5D210AAD" w14:textId="77777777" w:rsidR="00B86FD2" w:rsidRPr="00E035FE" w:rsidRDefault="00972F25">
            <w:pPr>
              <w:rPr>
                <w:sz w:val="18"/>
                <w:szCs w:val="18"/>
              </w:rPr>
            </w:pPr>
            <w:r w:rsidRPr="00E035FE">
              <w:rPr>
                <w:sz w:val="18"/>
                <w:szCs w:val="18"/>
              </w:rPr>
              <w:t>Percent Wetland</w:t>
            </w:r>
          </w:p>
        </w:tc>
        <w:tc>
          <w:tcPr>
            <w:tcW w:w="872" w:type="dxa"/>
            <w:tcBorders>
              <w:bottom w:val="single" w:sz="0" w:space="0" w:color="auto"/>
            </w:tcBorders>
            <w:vAlign w:val="bottom"/>
          </w:tcPr>
          <w:p w14:paraId="57A383CF" w14:textId="77777777" w:rsidR="00B86FD2" w:rsidRPr="00E035FE" w:rsidRDefault="00972F25">
            <w:pPr>
              <w:rPr>
                <w:sz w:val="18"/>
                <w:szCs w:val="18"/>
              </w:rPr>
            </w:pPr>
            <w:r w:rsidRPr="00E035FE">
              <w:rPr>
                <w:sz w:val="18"/>
                <w:szCs w:val="18"/>
              </w:rPr>
              <w:t>Parent Material</w:t>
            </w:r>
          </w:p>
        </w:tc>
      </w:tr>
      <w:tr w:rsidR="00B86FD2" w:rsidRPr="00E035FE" w14:paraId="0B343DAF" w14:textId="77777777" w:rsidTr="00E035FE">
        <w:tc>
          <w:tcPr>
            <w:tcW w:w="568" w:type="dxa"/>
          </w:tcPr>
          <w:p w14:paraId="444D6B7B" w14:textId="77777777" w:rsidR="00B86FD2" w:rsidRPr="00E035FE" w:rsidRDefault="00972F25">
            <w:pPr>
              <w:jc w:val="right"/>
              <w:rPr>
                <w:sz w:val="18"/>
                <w:szCs w:val="18"/>
              </w:rPr>
            </w:pPr>
            <w:r w:rsidRPr="00E035FE">
              <w:rPr>
                <w:sz w:val="18"/>
                <w:szCs w:val="18"/>
              </w:rPr>
              <w:t>1</w:t>
            </w:r>
          </w:p>
        </w:tc>
        <w:tc>
          <w:tcPr>
            <w:tcW w:w="850" w:type="dxa"/>
          </w:tcPr>
          <w:p w14:paraId="69213070" w14:textId="77777777" w:rsidR="00B86FD2" w:rsidRPr="00E035FE" w:rsidRDefault="00972F25">
            <w:pPr>
              <w:rPr>
                <w:sz w:val="18"/>
                <w:szCs w:val="18"/>
              </w:rPr>
            </w:pPr>
            <w:r w:rsidRPr="00E035FE">
              <w:rPr>
                <w:sz w:val="18"/>
                <w:szCs w:val="18"/>
              </w:rPr>
              <w:t>Weeks</w:t>
            </w:r>
          </w:p>
        </w:tc>
        <w:tc>
          <w:tcPr>
            <w:tcW w:w="940" w:type="dxa"/>
          </w:tcPr>
          <w:p w14:paraId="394C21F6" w14:textId="77777777" w:rsidR="00B86FD2" w:rsidRPr="00E035FE" w:rsidRDefault="00972F25">
            <w:pPr>
              <w:jc w:val="right"/>
              <w:rPr>
                <w:sz w:val="18"/>
                <w:szCs w:val="18"/>
              </w:rPr>
            </w:pPr>
            <w:r w:rsidRPr="00E035FE">
              <w:rPr>
                <w:sz w:val="18"/>
                <w:szCs w:val="18"/>
              </w:rPr>
              <w:t>48.57568</w:t>
            </w:r>
          </w:p>
        </w:tc>
        <w:tc>
          <w:tcPr>
            <w:tcW w:w="1030" w:type="dxa"/>
          </w:tcPr>
          <w:p w14:paraId="38BFBC13" w14:textId="77777777" w:rsidR="00B86FD2" w:rsidRPr="00E035FE" w:rsidRDefault="00972F25">
            <w:pPr>
              <w:jc w:val="right"/>
              <w:rPr>
                <w:sz w:val="18"/>
                <w:szCs w:val="18"/>
              </w:rPr>
            </w:pPr>
            <w:r w:rsidRPr="00E035FE">
              <w:rPr>
                <w:sz w:val="18"/>
                <w:szCs w:val="18"/>
              </w:rPr>
              <w:t>-123.8456</w:t>
            </w:r>
          </w:p>
        </w:tc>
        <w:tc>
          <w:tcPr>
            <w:tcW w:w="1295" w:type="dxa"/>
          </w:tcPr>
          <w:p w14:paraId="2E9EF959" w14:textId="77777777" w:rsidR="00B86FD2" w:rsidRPr="00E035FE" w:rsidRDefault="00972F25">
            <w:pPr>
              <w:rPr>
                <w:sz w:val="18"/>
                <w:szCs w:val="18"/>
              </w:rPr>
            </w:pPr>
            <w:r w:rsidRPr="00E035FE">
              <w:rPr>
                <w:sz w:val="18"/>
                <w:szCs w:val="18"/>
              </w:rPr>
              <w:t>Wetland-draining headwaters</w:t>
            </w:r>
          </w:p>
        </w:tc>
        <w:tc>
          <w:tcPr>
            <w:tcW w:w="942" w:type="dxa"/>
          </w:tcPr>
          <w:p w14:paraId="23D09A02" w14:textId="77777777" w:rsidR="00B86FD2" w:rsidRPr="00E035FE" w:rsidRDefault="00972F25">
            <w:pPr>
              <w:jc w:val="right"/>
              <w:rPr>
                <w:sz w:val="18"/>
                <w:szCs w:val="18"/>
              </w:rPr>
            </w:pPr>
            <w:r w:rsidRPr="00E035FE">
              <w:rPr>
                <w:sz w:val="18"/>
                <w:szCs w:val="18"/>
              </w:rPr>
              <w:t>16.1</w:t>
            </w:r>
          </w:p>
        </w:tc>
        <w:tc>
          <w:tcPr>
            <w:tcW w:w="942" w:type="dxa"/>
          </w:tcPr>
          <w:p w14:paraId="14B10DEE" w14:textId="77777777" w:rsidR="00B86FD2" w:rsidRPr="00E035FE" w:rsidRDefault="00972F25">
            <w:pPr>
              <w:jc w:val="right"/>
              <w:rPr>
                <w:sz w:val="18"/>
                <w:szCs w:val="18"/>
              </w:rPr>
            </w:pPr>
            <w:r w:rsidRPr="00E035FE">
              <w:rPr>
                <w:sz w:val="18"/>
                <w:szCs w:val="18"/>
              </w:rPr>
              <w:t>521</w:t>
            </w:r>
          </w:p>
        </w:tc>
        <w:tc>
          <w:tcPr>
            <w:tcW w:w="821" w:type="dxa"/>
          </w:tcPr>
          <w:p w14:paraId="677016B6" w14:textId="77777777" w:rsidR="00B86FD2" w:rsidRPr="00E035FE" w:rsidRDefault="00972F25">
            <w:pPr>
              <w:rPr>
                <w:sz w:val="18"/>
                <w:szCs w:val="18"/>
              </w:rPr>
            </w:pPr>
            <w:r w:rsidRPr="00E035FE">
              <w:rPr>
                <w:sz w:val="18"/>
                <w:szCs w:val="18"/>
              </w:rPr>
              <w:t>NA</w:t>
            </w:r>
          </w:p>
        </w:tc>
        <w:tc>
          <w:tcPr>
            <w:tcW w:w="890" w:type="dxa"/>
          </w:tcPr>
          <w:p w14:paraId="5224273F" w14:textId="77777777" w:rsidR="00B86FD2" w:rsidRPr="00E035FE" w:rsidRDefault="00972F25">
            <w:pPr>
              <w:rPr>
                <w:sz w:val="18"/>
                <w:szCs w:val="18"/>
              </w:rPr>
            </w:pPr>
            <w:r w:rsidRPr="00E035FE">
              <w:rPr>
                <w:sz w:val="18"/>
                <w:szCs w:val="18"/>
              </w:rPr>
              <w:t>NA</w:t>
            </w:r>
          </w:p>
        </w:tc>
        <w:tc>
          <w:tcPr>
            <w:tcW w:w="872" w:type="dxa"/>
          </w:tcPr>
          <w:p w14:paraId="500281A4" w14:textId="77777777" w:rsidR="00B86FD2" w:rsidRPr="00E035FE" w:rsidRDefault="00972F25">
            <w:pPr>
              <w:rPr>
                <w:sz w:val="18"/>
                <w:szCs w:val="18"/>
              </w:rPr>
            </w:pPr>
            <w:r w:rsidRPr="00E035FE">
              <w:rPr>
                <w:sz w:val="18"/>
                <w:szCs w:val="18"/>
              </w:rPr>
              <w:t>NA</w:t>
            </w:r>
          </w:p>
        </w:tc>
      </w:tr>
      <w:tr w:rsidR="00B86FD2" w:rsidRPr="00E035FE" w14:paraId="3F38C859" w14:textId="77777777" w:rsidTr="00E035FE">
        <w:tc>
          <w:tcPr>
            <w:tcW w:w="568" w:type="dxa"/>
          </w:tcPr>
          <w:p w14:paraId="6E2F1287" w14:textId="77777777" w:rsidR="00B86FD2" w:rsidRPr="00E035FE" w:rsidRDefault="00972F25">
            <w:pPr>
              <w:jc w:val="right"/>
              <w:rPr>
                <w:sz w:val="18"/>
                <w:szCs w:val="18"/>
              </w:rPr>
            </w:pPr>
            <w:r w:rsidRPr="00E035FE">
              <w:rPr>
                <w:sz w:val="18"/>
                <w:szCs w:val="18"/>
              </w:rPr>
              <w:t>2</w:t>
            </w:r>
          </w:p>
        </w:tc>
        <w:tc>
          <w:tcPr>
            <w:tcW w:w="850" w:type="dxa"/>
          </w:tcPr>
          <w:p w14:paraId="1EE6A87A" w14:textId="77777777" w:rsidR="00B86FD2" w:rsidRPr="00E035FE" w:rsidRDefault="00972F25">
            <w:pPr>
              <w:rPr>
                <w:sz w:val="18"/>
                <w:szCs w:val="18"/>
              </w:rPr>
            </w:pPr>
            <w:r w:rsidRPr="00E035FE">
              <w:rPr>
                <w:sz w:val="18"/>
                <w:szCs w:val="18"/>
              </w:rPr>
              <w:t>Chris Creek</w:t>
            </w:r>
          </w:p>
        </w:tc>
        <w:tc>
          <w:tcPr>
            <w:tcW w:w="940" w:type="dxa"/>
          </w:tcPr>
          <w:p w14:paraId="11DA054C" w14:textId="77777777" w:rsidR="00B86FD2" w:rsidRPr="00E035FE" w:rsidRDefault="00972F25">
            <w:pPr>
              <w:jc w:val="right"/>
              <w:rPr>
                <w:sz w:val="18"/>
                <w:szCs w:val="18"/>
              </w:rPr>
            </w:pPr>
            <w:r w:rsidRPr="00E035FE">
              <w:rPr>
                <w:sz w:val="18"/>
                <w:szCs w:val="18"/>
              </w:rPr>
              <w:t>48.57739</w:t>
            </w:r>
          </w:p>
        </w:tc>
        <w:tc>
          <w:tcPr>
            <w:tcW w:w="1030" w:type="dxa"/>
          </w:tcPr>
          <w:p w14:paraId="7409F831" w14:textId="77777777" w:rsidR="00B86FD2" w:rsidRPr="00E035FE" w:rsidRDefault="00972F25">
            <w:pPr>
              <w:jc w:val="right"/>
              <w:rPr>
                <w:sz w:val="18"/>
                <w:szCs w:val="18"/>
              </w:rPr>
            </w:pPr>
            <w:r w:rsidRPr="00E035FE">
              <w:rPr>
                <w:sz w:val="18"/>
                <w:szCs w:val="18"/>
              </w:rPr>
              <w:t>-123.8403</w:t>
            </w:r>
          </w:p>
        </w:tc>
        <w:tc>
          <w:tcPr>
            <w:tcW w:w="1295" w:type="dxa"/>
          </w:tcPr>
          <w:p w14:paraId="3D8369DC" w14:textId="77777777" w:rsidR="00B86FD2" w:rsidRPr="00E035FE" w:rsidRDefault="00972F25">
            <w:pPr>
              <w:rPr>
                <w:sz w:val="18"/>
                <w:szCs w:val="18"/>
              </w:rPr>
            </w:pPr>
            <w:r w:rsidRPr="00E035FE">
              <w:rPr>
                <w:sz w:val="18"/>
                <w:szCs w:val="18"/>
              </w:rPr>
              <w:t>Headwaters</w:t>
            </w:r>
          </w:p>
        </w:tc>
        <w:tc>
          <w:tcPr>
            <w:tcW w:w="942" w:type="dxa"/>
          </w:tcPr>
          <w:p w14:paraId="7580F2B6" w14:textId="77777777" w:rsidR="00B86FD2" w:rsidRPr="00E035FE" w:rsidRDefault="00972F25">
            <w:pPr>
              <w:jc w:val="right"/>
              <w:rPr>
                <w:sz w:val="18"/>
                <w:szCs w:val="18"/>
              </w:rPr>
            </w:pPr>
            <w:r w:rsidRPr="00E035FE">
              <w:rPr>
                <w:sz w:val="18"/>
                <w:szCs w:val="18"/>
              </w:rPr>
              <w:t>9.6</w:t>
            </w:r>
          </w:p>
        </w:tc>
        <w:tc>
          <w:tcPr>
            <w:tcW w:w="942" w:type="dxa"/>
          </w:tcPr>
          <w:p w14:paraId="6EEC2F7E" w14:textId="77777777" w:rsidR="00B86FD2" w:rsidRPr="00E035FE" w:rsidRDefault="00972F25">
            <w:pPr>
              <w:jc w:val="right"/>
              <w:rPr>
                <w:sz w:val="18"/>
                <w:szCs w:val="18"/>
              </w:rPr>
            </w:pPr>
            <w:r w:rsidRPr="00E035FE">
              <w:rPr>
                <w:sz w:val="18"/>
                <w:szCs w:val="18"/>
              </w:rPr>
              <w:t>522</w:t>
            </w:r>
          </w:p>
        </w:tc>
        <w:tc>
          <w:tcPr>
            <w:tcW w:w="821" w:type="dxa"/>
          </w:tcPr>
          <w:p w14:paraId="75E6ECE1" w14:textId="77777777" w:rsidR="00B86FD2" w:rsidRPr="00E035FE" w:rsidRDefault="00972F25">
            <w:pPr>
              <w:rPr>
                <w:sz w:val="18"/>
                <w:szCs w:val="18"/>
              </w:rPr>
            </w:pPr>
            <w:r w:rsidRPr="00E035FE">
              <w:rPr>
                <w:sz w:val="18"/>
                <w:szCs w:val="18"/>
              </w:rPr>
              <w:t>NA</w:t>
            </w:r>
          </w:p>
        </w:tc>
        <w:tc>
          <w:tcPr>
            <w:tcW w:w="890" w:type="dxa"/>
          </w:tcPr>
          <w:p w14:paraId="371A7A89" w14:textId="77777777" w:rsidR="00B86FD2" w:rsidRPr="00E035FE" w:rsidRDefault="00972F25">
            <w:pPr>
              <w:rPr>
                <w:sz w:val="18"/>
                <w:szCs w:val="18"/>
              </w:rPr>
            </w:pPr>
            <w:r w:rsidRPr="00E035FE">
              <w:rPr>
                <w:sz w:val="18"/>
                <w:szCs w:val="18"/>
              </w:rPr>
              <w:t>NA</w:t>
            </w:r>
          </w:p>
        </w:tc>
        <w:tc>
          <w:tcPr>
            <w:tcW w:w="872" w:type="dxa"/>
          </w:tcPr>
          <w:p w14:paraId="0DDBAAEC" w14:textId="77777777" w:rsidR="00B86FD2" w:rsidRPr="00E035FE" w:rsidRDefault="00972F25">
            <w:pPr>
              <w:rPr>
                <w:sz w:val="18"/>
                <w:szCs w:val="18"/>
              </w:rPr>
            </w:pPr>
            <w:r w:rsidRPr="00E035FE">
              <w:rPr>
                <w:sz w:val="18"/>
                <w:szCs w:val="18"/>
              </w:rPr>
              <w:t>NA</w:t>
            </w:r>
          </w:p>
        </w:tc>
      </w:tr>
      <w:tr w:rsidR="00B86FD2" w:rsidRPr="00E035FE" w14:paraId="17937CC6" w14:textId="77777777" w:rsidTr="00E035FE">
        <w:tc>
          <w:tcPr>
            <w:tcW w:w="568" w:type="dxa"/>
          </w:tcPr>
          <w:p w14:paraId="006AC30C" w14:textId="77777777" w:rsidR="00B86FD2" w:rsidRPr="00E035FE" w:rsidRDefault="00972F25">
            <w:pPr>
              <w:jc w:val="right"/>
              <w:rPr>
                <w:sz w:val="18"/>
                <w:szCs w:val="18"/>
              </w:rPr>
            </w:pPr>
            <w:r w:rsidRPr="00E035FE">
              <w:rPr>
                <w:sz w:val="18"/>
                <w:szCs w:val="18"/>
              </w:rPr>
              <w:t>3</w:t>
            </w:r>
          </w:p>
        </w:tc>
        <w:tc>
          <w:tcPr>
            <w:tcW w:w="850" w:type="dxa"/>
          </w:tcPr>
          <w:p w14:paraId="1AC94621" w14:textId="77777777" w:rsidR="00B86FD2" w:rsidRPr="00E035FE" w:rsidRDefault="00972F25">
            <w:pPr>
              <w:rPr>
                <w:sz w:val="18"/>
                <w:szCs w:val="18"/>
              </w:rPr>
            </w:pPr>
            <w:r w:rsidRPr="00E035FE">
              <w:rPr>
                <w:sz w:val="18"/>
                <w:szCs w:val="18"/>
              </w:rPr>
              <w:t>Leech Head</w:t>
            </w:r>
          </w:p>
        </w:tc>
        <w:tc>
          <w:tcPr>
            <w:tcW w:w="940" w:type="dxa"/>
          </w:tcPr>
          <w:p w14:paraId="36941E41" w14:textId="77777777" w:rsidR="00B86FD2" w:rsidRPr="00E035FE" w:rsidRDefault="00972F25">
            <w:pPr>
              <w:jc w:val="right"/>
              <w:rPr>
                <w:sz w:val="18"/>
                <w:szCs w:val="18"/>
              </w:rPr>
            </w:pPr>
            <w:r w:rsidRPr="00E035FE">
              <w:rPr>
                <w:sz w:val="18"/>
                <w:szCs w:val="18"/>
              </w:rPr>
              <w:t>48.56647</w:t>
            </w:r>
          </w:p>
        </w:tc>
        <w:tc>
          <w:tcPr>
            <w:tcW w:w="1030" w:type="dxa"/>
          </w:tcPr>
          <w:p w14:paraId="6B5986C7" w14:textId="77777777" w:rsidR="00B86FD2" w:rsidRPr="00E035FE" w:rsidRDefault="00972F25">
            <w:pPr>
              <w:jc w:val="right"/>
              <w:rPr>
                <w:sz w:val="18"/>
                <w:szCs w:val="18"/>
              </w:rPr>
            </w:pPr>
            <w:r w:rsidRPr="00E035FE">
              <w:rPr>
                <w:sz w:val="18"/>
                <w:szCs w:val="18"/>
              </w:rPr>
              <w:t>-123.8257</w:t>
            </w:r>
          </w:p>
        </w:tc>
        <w:tc>
          <w:tcPr>
            <w:tcW w:w="1295" w:type="dxa"/>
          </w:tcPr>
          <w:p w14:paraId="64947CAC" w14:textId="77777777" w:rsidR="00B86FD2" w:rsidRPr="00E035FE" w:rsidRDefault="00972F25">
            <w:pPr>
              <w:rPr>
                <w:sz w:val="18"/>
                <w:szCs w:val="18"/>
              </w:rPr>
            </w:pPr>
            <w:r w:rsidRPr="00E035FE">
              <w:rPr>
                <w:sz w:val="18"/>
                <w:szCs w:val="18"/>
              </w:rPr>
              <w:t>Mainstem river head</w:t>
            </w:r>
          </w:p>
        </w:tc>
        <w:tc>
          <w:tcPr>
            <w:tcW w:w="942" w:type="dxa"/>
          </w:tcPr>
          <w:p w14:paraId="2F7FC068" w14:textId="77777777" w:rsidR="00B86FD2" w:rsidRPr="00E035FE" w:rsidRDefault="00972F25">
            <w:pPr>
              <w:jc w:val="right"/>
              <w:rPr>
                <w:sz w:val="18"/>
                <w:szCs w:val="18"/>
              </w:rPr>
            </w:pPr>
            <w:r w:rsidRPr="00E035FE">
              <w:rPr>
                <w:sz w:val="18"/>
                <w:szCs w:val="18"/>
              </w:rPr>
              <w:t>26.2</w:t>
            </w:r>
          </w:p>
        </w:tc>
        <w:tc>
          <w:tcPr>
            <w:tcW w:w="942" w:type="dxa"/>
          </w:tcPr>
          <w:p w14:paraId="53051B2A" w14:textId="77777777" w:rsidR="00B86FD2" w:rsidRPr="00E035FE" w:rsidRDefault="00972F25">
            <w:pPr>
              <w:jc w:val="right"/>
              <w:rPr>
                <w:sz w:val="18"/>
                <w:szCs w:val="18"/>
              </w:rPr>
            </w:pPr>
            <w:r w:rsidRPr="00E035FE">
              <w:rPr>
                <w:sz w:val="18"/>
                <w:szCs w:val="18"/>
              </w:rPr>
              <w:t>476</w:t>
            </w:r>
          </w:p>
        </w:tc>
        <w:tc>
          <w:tcPr>
            <w:tcW w:w="821" w:type="dxa"/>
          </w:tcPr>
          <w:p w14:paraId="05EFFBBE" w14:textId="77777777" w:rsidR="00B86FD2" w:rsidRPr="00E035FE" w:rsidRDefault="00972F25">
            <w:pPr>
              <w:rPr>
                <w:sz w:val="18"/>
                <w:szCs w:val="18"/>
              </w:rPr>
            </w:pPr>
            <w:r w:rsidRPr="00E035FE">
              <w:rPr>
                <w:sz w:val="18"/>
                <w:szCs w:val="18"/>
              </w:rPr>
              <w:t>NA</w:t>
            </w:r>
          </w:p>
        </w:tc>
        <w:tc>
          <w:tcPr>
            <w:tcW w:w="890" w:type="dxa"/>
          </w:tcPr>
          <w:p w14:paraId="62996790" w14:textId="77777777" w:rsidR="00B86FD2" w:rsidRPr="00E035FE" w:rsidRDefault="00972F25">
            <w:pPr>
              <w:rPr>
                <w:sz w:val="18"/>
                <w:szCs w:val="18"/>
              </w:rPr>
            </w:pPr>
            <w:r w:rsidRPr="00E035FE">
              <w:rPr>
                <w:sz w:val="18"/>
                <w:szCs w:val="18"/>
              </w:rPr>
              <w:t>NA</w:t>
            </w:r>
          </w:p>
        </w:tc>
        <w:tc>
          <w:tcPr>
            <w:tcW w:w="872" w:type="dxa"/>
          </w:tcPr>
          <w:p w14:paraId="3226DA5A" w14:textId="77777777" w:rsidR="00B86FD2" w:rsidRPr="00E035FE" w:rsidRDefault="00972F25">
            <w:pPr>
              <w:rPr>
                <w:sz w:val="18"/>
                <w:szCs w:val="18"/>
              </w:rPr>
            </w:pPr>
            <w:r w:rsidRPr="00E035FE">
              <w:rPr>
                <w:sz w:val="18"/>
                <w:szCs w:val="18"/>
              </w:rPr>
              <w:t>NA</w:t>
            </w:r>
          </w:p>
        </w:tc>
      </w:tr>
      <w:tr w:rsidR="00B86FD2" w:rsidRPr="00E035FE" w14:paraId="2D3CDBDA" w14:textId="77777777" w:rsidTr="00E035FE">
        <w:tc>
          <w:tcPr>
            <w:tcW w:w="568" w:type="dxa"/>
          </w:tcPr>
          <w:p w14:paraId="102675C0" w14:textId="77777777" w:rsidR="00B86FD2" w:rsidRPr="00E035FE" w:rsidRDefault="00972F25">
            <w:pPr>
              <w:jc w:val="right"/>
              <w:rPr>
                <w:sz w:val="18"/>
                <w:szCs w:val="18"/>
              </w:rPr>
            </w:pPr>
            <w:r w:rsidRPr="00E035FE">
              <w:rPr>
                <w:sz w:val="18"/>
                <w:szCs w:val="18"/>
              </w:rPr>
              <w:t>4</w:t>
            </w:r>
          </w:p>
        </w:tc>
        <w:tc>
          <w:tcPr>
            <w:tcW w:w="850" w:type="dxa"/>
          </w:tcPr>
          <w:p w14:paraId="2E7FF49C" w14:textId="77777777" w:rsidR="00B86FD2" w:rsidRPr="00E035FE" w:rsidRDefault="00972F25">
            <w:pPr>
              <w:rPr>
                <w:sz w:val="18"/>
                <w:szCs w:val="18"/>
              </w:rPr>
            </w:pPr>
            <w:r w:rsidRPr="00E035FE">
              <w:rPr>
                <w:sz w:val="18"/>
                <w:szCs w:val="18"/>
              </w:rPr>
              <w:t>Cragg Creek</w:t>
            </w:r>
          </w:p>
        </w:tc>
        <w:tc>
          <w:tcPr>
            <w:tcW w:w="940" w:type="dxa"/>
          </w:tcPr>
          <w:p w14:paraId="7DD7BE70" w14:textId="77777777" w:rsidR="00B86FD2" w:rsidRPr="00E035FE" w:rsidRDefault="00972F25">
            <w:pPr>
              <w:jc w:val="right"/>
              <w:rPr>
                <w:sz w:val="18"/>
                <w:szCs w:val="18"/>
              </w:rPr>
            </w:pPr>
            <w:r w:rsidRPr="00E035FE">
              <w:rPr>
                <w:sz w:val="18"/>
                <w:szCs w:val="18"/>
              </w:rPr>
              <w:t>48.54783</w:t>
            </w:r>
          </w:p>
        </w:tc>
        <w:tc>
          <w:tcPr>
            <w:tcW w:w="1030" w:type="dxa"/>
          </w:tcPr>
          <w:p w14:paraId="58B1D09D" w14:textId="77777777" w:rsidR="00B86FD2" w:rsidRPr="00E035FE" w:rsidRDefault="00972F25">
            <w:pPr>
              <w:jc w:val="right"/>
              <w:rPr>
                <w:sz w:val="18"/>
                <w:szCs w:val="18"/>
              </w:rPr>
            </w:pPr>
            <w:r w:rsidRPr="00E035FE">
              <w:rPr>
                <w:sz w:val="18"/>
                <w:szCs w:val="18"/>
              </w:rPr>
              <w:t>-123.7711</w:t>
            </w:r>
          </w:p>
        </w:tc>
        <w:tc>
          <w:tcPr>
            <w:tcW w:w="1295" w:type="dxa"/>
          </w:tcPr>
          <w:p w14:paraId="389CEFAD" w14:textId="77777777" w:rsidR="00B86FD2" w:rsidRPr="00E035FE" w:rsidRDefault="00972F25">
            <w:pPr>
              <w:rPr>
                <w:sz w:val="18"/>
                <w:szCs w:val="18"/>
              </w:rPr>
            </w:pPr>
            <w:r w:rsidRPr="00E035FE">
              <w:rPr>
                <w:sz w:val="18"/>
                <w:szCs w:val="18"/>
              </w:rPr>
              <w:t>Mainstem river</w:t>
            </w:r>
          </w:p>
        </w:tc>
        <w:tc>
          <w:tcPr>
            <w:tcW w:w="942" w:type="dxa"/>
          </w:tcPr>
          <w:p w14:paraId="77A3951D" w14:textId="77777777" w:rsidR="00B86FD2" w:rsidRPr="00E035FE" w:rsidRDefault="00972F25">
            <w:pPr>
              <w:jc w:val="right"/>
              <w:rPr>
                <w:sz w:val="18"/>
                <w:szCs w:val="18"/>
              </w:rPr>
            </w:pPr>
            <w:r w:rsidRPr="00E035FE">
              <w:rPr>
                <w:sz w:val="18"/>
                <w:szCs w:val="18"/>
              </w:rPr>
              <w:t>37.1</w:t>
            </w:r>
          </w:p>
        </w:tc>
        <w:tc>
          <w:tcPr>
            <w:tcW w:w="942" w:type="dxa"/>
          </w:tcPr>
          <w:p w14:paraId="599C6E7F" w14:textId="77777777" w:rsidR="00B86FD2" w:rsidRPr="00E035FE" w:rsidRDefault="00972F25">
            <w:pPr>
              <w:jc w:val="right"/>
              <w:rPr>
                <w:sz w:val="18"/>
                <w:szCs w:val="18"/>
              </w:rPr>
            </w:pPr>
            <w:r w:rsidRPr="00E035FE">
              <w:rPr>
                <w:sz w:val="18"/>
                <w:szCs w:val="18"/>
              </w:rPr>
              <w:t>509</w:t>
            </w:r>
          </w:p>
        </w:tc>
        <w:tc>
          <w:tcPr>
            <w:tcW w:w="821" w:type="dxa"/>
          </w:tcPr>
          <w:p w14:paraId="6147ECCE" w14:textId="77777777" w:rsidR="00B86FD2" w:rsidRPr="00E035FE" w:rsidRDefault="00972F25">
            <w:pPr>
              <w:rPr>
                <w:sz w:val="18"/>
                <w:szCs w:val="18"/>
              </w:rPr>
            </w:pPr>
            <w:r w:rsidRPr="00E035FE">
              <w:rPr>
                <w:sz w:val="18"/>
                <w:szCs w:val="18"/>
              </w:rPr>
              <w:t>NA</w:t>
            </w:r>
          </w:p>
        </w:tc>
        <w:tc>
          <w:tcPr>
            <w:tcW w:w="890" w:type="dxa"/>
          </w:tcPr>
          <w:p w14:paraId="1F547F8B" w14:textId="77777777" w:rsidR="00B86FD2" w:rsidRPr="00E035FE" w:rsidRDefault="00972F25">
            <w:pPr>
              <w:rPr>
                <w:sz w:val="18"/>
                <w:szCs w:val="18"/>
              </w:rPr>
            </w:pPr>
            <w:r w:rsidRPr="00E035FE">
              <w:rPr>
                <w:sz w:val="18"/>
                <w:szCs w:val="18"/>
              </w:rPr>
              <w:t>NA</w:t>
            </w:r>
          </w:p>
        </w:tc>
        <w:tc>
          <w:tcPr>
            <w:tcW w:w="872" w:type="dxa"/>
          </w:tcPr>
          <w:p w14:paraId="07ADAFC5" w14:textId="77777777" w:rsidR="00B86FD2" w:rsidRPr="00E035FE" w:rsidRDefault="00972F25">
            <w:pPr>
              <w:rPr>
                <w:sz w:val="18"/>
                <w:szCs w:val="18"/>
              </w:rPr>
            </w:pPr>
            <w:r w:rsidRPr="00E035FE">
              <w:rPr>
                <w:sz w:val="18"/>
                <w:szCs w:val="18"/>
              </w:rPr>
              <w:t>NA</w:t>
            </w:r>
          </w:p>
        </w:tc>
      </w:tr>
      <w:tr w:rsidR="00B86FD2" w:rsidRPr="00E035FE" w14:paraId="687A0BAA" w14:textId="77777777" w:rsidTr="00E035FE">
        <w:tc>
          <w:tcPr>
            <w:tcW w:w="568" w:type="dxa"/>
          </w:tcPr>
          <w:p w14:paraId="12CB1862" w14:textId="77777777" w:rsidR="00B86FD2" w:rsidRPr="00E035FE" w:rsidRDefault="00972F25">
            <w:pPr>
              <w:jc w:val="right"/>
              <w:rPr>
                <w:sz w:val="18"/>
                <w:szCs w:val="18"/>
              </w:rPr>
            </w:pPr>
            <w:r w:rsidRPr="00E035FE">
              <w:rPr>
                <w:sz w:val="18"/>
                <w:szCs w:val="18"/>
              </w:rPr>
              <w:t>5</w:t>
            </w:r>
          </w:p>
        </w:tc>
        <w:tc>
          <w:tcPr>
            <w:tcW w:w="850" w:type="dxa"/>
          </w:tcPr>
          <w:p w14:paraId="14732772" w14:textId="77777777" w:rsidR="00B86FD2" w:rsidRPr="00E035FE" w:rsidRDefault="00972F25">
            <w:pPr>
              <w:rPr>
                <w:sz w:val="18"/>
                <w:szCs w:val="18"/>
              </w:rPr>
            </w:pPr>
            <w:r w:rsidRPr="00E035FE">
              <w:rPr>
                <w:sz w:val="18"/>
                <w:szCs w:val="18"/>
              </w:rPr>
              <w:t>West Leech</w:t>
            </w:r>
          </w:p>
        </w:tc>
        <w:tc>
          <w:tcPr>
            <w:tcW w:w="940" w:type="dxa"/>
          </w:tcPr>
          <w:p w14:paraId="20BCEA9A" w14:textId="77777777" w:rsidR="00B86FD2" w:rsidRPr="00E035FE" w:rsidRDefault="00972F25">
            <w:pPr>
              <w:jc w:val="right"/>
              <w:rPr>
                <w:sz w:val="18"/>
                <w:szCs w:val="18"/>
              </w:rPr>
            </w:pPr>
            <w:r w:rsidRPr="00E035FE">
              <w:rPr>
                <w:sz w:val="18"/>
                <w:szCs w:val="18"/>
              </w:rPr>
              <w:t>48.50688</w:t>
            </w:r>
          </w:p>
        </w:tc>
        <w:tc>
          <w:tcPr>
            <w:tcW w:w="1030" w:type="dxa"/>
          </w:tcPr>
          <w:p w14:paraId="0A80D38A" w14:textId="77777777" w:rsidR="00B86FD2" w:rsidRPr="00E035FE" w:rsidRDefault="00972F25">
            <w:pPr>
              <w:jc w:val="right"/>
              <w:rPr>
                <w:sz w:val="18"/>
                <w:szCs w:val="18"/>
              </w:rPr>
            </w:pPr>
            <w:r w:rsidRPr="00E035FE">
              <w:rPr>
                <w:sz w:val="18"/>
                <w:szCs w:val="18"/>
              </w:rPr>
              <w:t>-123.7847</w:t>
            </w:r>
          </w:p>
        </w:tc>
        <w:tc>
          <w:tcPr>
            <w:tcW w:w="1295" w:type="dxa"/>
          </w:tcPr>
          <w:p w14:paraId="0B401473" w14:textId="77777777" w:rsidR="00B86FD2" w:rsidRPr="00E035FE" w:rsidRDefault="00972F25">
            <w:pPr>
              <w:rPr>
                <w:sz w:val="18"/>
                <w:szCs w:val="18"/>
              </w:rPr>
            </w:pPr>
            <w:r w:rsidRPr="00E035FE">
              <w:rPr>
                <w:sz w:val="18"/>
                <w:szCs w:val="18"/>
              </w:rPr>
              <w:t>Mainstem river</w:t>
            </w:r>
          </w:p>
        </w:tc>
        <w:tc>
          <w:tcPr>
            <w:tcW w:w="942" w:type="dxa"/>
          </w:tcPr>
          <w:p w14:paraId="345D45E9" w14:textId="77777777" w:rsidR="00B86FD2" w:rsidRPr="00E035FE" w:rsidRDefault="00972F25">
            <w:pPr>
              <w:jc w:val="right"/>
              <w:rPr>
                <w:sz w:val="18"/>
                <w:szCs w:val="18"/>
              </w:rPr>
            </w:pPr>
            <w:r w:rsidRPr="00E035FE">
              <w:rPr>
                <w:sz w:val="18"/>
                <w:szCs w:val="18"/>
              </w:rPr>
              <w:t>35.2</w:t>
            </w:r>
          </w:p>
        </w:tc>
        <w:tc>
          <w:tcPr>
            <w:tcW w:w="942" w:type="dxa"/>
          </w:tcPr>
          <w:p w14:paraId="794FD614" w14:textId="77777777" w:rsidR="00B86FD2" w:rsidRPr="00E035FE" w:rsidRDefault="00972F25">
            <w:pPr>
              <w:jc w:val="right"/>
              <w:rPr>
                <w:sz w:val="18"/>
                <w:szCs w:val="18"/>
              </w:rPr>
            </w:pPr>
            <w:r w:rsidRPr="00E035FE">
              <w:rPr>
                <w:sz w:val="18"/>
                <w:szCs w:val="18"/>
              </w:rPr>
              <w:t>248</w:t>
            </w:r>
          </w:p>
        </w:tc>
        <w:tc>
          <w:tcPr>
            <w:tcW w:w="821" w:type="dxa"/>
          </w:tcPr>
          <w:p w14:paraId="06D4C6B0" w14:textId="77777777" w:rsidR="00B86FD2" w:rsidRPr="00E035FE" w:rsidRDefault="00972F25">
            <w:pPr>
              <w:rPr>
                <w:sz w:val="18"/>
                <w:szCs w:val="18"/>
              </w:rPr>
            </w:pPr>
            <w:r w:rsidRPr="00E035FE">
              <w:rPr>
                <w:sz w:val="18"/>
                <w:szCs w:val="18"/>
              </w:rPr>
              <w:t>NA</w:t>
            </w:r>
          </w:p>
        </w:tc>
        <w:tc>
          <w:tcPr>
            <w:tcW w:w="890" w:type="dxa"/>
          </w:tcPr>
          <w:p w14:paraId="2BD70683" w14:textId="77777777" w:rsidR="00B86FD2" w:rsidRPr="00E035FE" w:rsidRDefault="00972F25">
            <w:pPr>
              <w:rPr>
                <w:sz w:val="18"/>
                <w:szCs w:val="18"/>
              </w:rPr>
            </w:pPr>
            <w:r w:rsidRPr="00E035FE">
              <w:rPr>
                <w:sz w:val="18"/>
                <w:szCs w:val="18"/>
              </w:rPr>
              <w:t>NA</w:t>
            </w:r>
          </w:p>
        </w:tc>
        <w:tc>
          <w:tcPr>
            <w:tcW w:w="872" w:type="dxa"/>
          </w:tcPr>
          <w:p w14:paraId="73218862" w14:textId="77777777" w:rsidR="00B86FD2" w:rsidRPr="00E035FE" w:rsidRDefault="00972F25">
            <w:pPr>
              <w:rPr>
                <w:sz w:val="18"/>
                <w:szCs w:val="18"/>
              </w:rPr>
            </w:pPr>
            <w:r w:rsidRPr="00E035FE">
              <w:rPr>
                <w:sz w:val="18"/>
                <w:szCs w:val="18"/>
              </w:rPr>
              <w:t>NA</w:t>
            </w:r>
          </w:p>
        </w:tc>
      </w:tr>
      <w:tr w:rsidR="00B86FD2" w:rsidRPr="00E035FE" w14:paraId="07B808D7" w14:textId="77777777" w:rsidTr="00E035FE">
        <w:tc>
          <w:tcPr>
            <w:tcW w:w="568" w:type="dxa"/>
          </w:tcPr>
          <w:p w14:paraId="2D1E6089" w14:textId="77777777" w:rsidR="00B86FD2" w:rsidRPr="00E035FE" w:rsidRDefault="00972F25">
            <w:pPr>
              <w:jc w:val="right"/>
              <w:rPr>
                <w:sz w:val="18"/>
                <w:szCs w:val="18"/>
              </w:rPr>
            </w:pPr>
            <w:r w:rsidRPr="00E035FE">
              <w:rPr>
                <w:sz w:val="18"/>
                <w:szCs w:val="18"/>
              </w:rPr>
              <w:t>6</w:t>
            </w:r>
          </w:p>
        </w:tc>
        <w:tc>
          <w:tcPr>
            <w:tcW w:w="850" w:type="dxa"/>
          </w:tcPr>
          <w:p w14:paraId="016A3134" w14:textId="77777777" w:rsidR="00B86FD2" w:rsidRPr="00E035FE" w:rsidRDefault="00972F25">
            <w:pPr>
              <w:rPr>
                <w:sz w:val="18"/>
                <w:szCs w:val="18"/>
              </w:rPr>
            </w:pPr>
            <w:r w:rsidRPr="00E035FE">
              <w:rPr>
                <w:sz w:val="18"/>
                <w:szCs w:val="18"/>
              </w:rPr>
              <w:t>Leech Tunnel</w:t>
            </w:r>
          </w:p>
        </w:tc>
        <w:tc>
          <w:tcPr>
            <w:tcW w:w="940" w:type="dxa"/>
          </w:tcPr>
          <w:p w14:paraId="61EE4BAA" w14:textId="77777777" w:rsidR="00B86FD2" w:rsidRPr="00E035FE" w:rsidRDefault="00972F25">
            <w:pPr>
              <w:jc w:val="right"/>
              <w:rPr>
                <w:sz w:val="18"/>
                <w:szCs w:val="18"/>
              </w:rPr>
            </w:pPr>
            <w:r w:rsidRPr="00E035FE">
              <w:rPr>
                <w:sz w:val="18"/>
                <w:szCs w:val="18"/>
              </w:rPr>
              <w:t>48.50701</w:t>
            </w:r>
          </w:p>
        </w:tc>
        <w:tc>
          <w:tcPr>
            <w:tcW w:w="1030" w:type="dxa"/>
          </w:tcPr>
          <w:p w14:paraId="0DD9A64F" w14:textId="77777777" w:rsidR="00B86FD2" w:rsidRPr="00E035FE" w:rsidRDefault="00972F25">
            <w:pPr>
              <w:jc w:val="right"/>
              <w:rPr>
                <w:sz w:val="18"/>
                <w:szCs w:val="18"/>
              </w:rPr>
            </w:pPr>
            <w:r w:rsidRPr="00E035FE">
              <w:rPr>
                <w:sz w:val="18"/>
                <w:szCs w:val="18"/>
              </w:rPr>
              <w:t>-123.7674</w:t>
            </w:r>
          </w:p>
        </w:tc>
        <w:tc>
          <w:tcPr>
            <w:tcW w:w="1295" w:type="dxa"/>
          </w:tcPr>
          <w:p w14:paraId="71CDD2B4" w14:textId="77777777" w:rsidR="00B86FD2" w:rsidRPr="00E035FE" w:rsidRDefault="00972F25">
            <w:pPr>
              <w:rPr>
                <w:sz w:val="18"/>
                <w:szCs w:val="18"/>
              </w:rPr>
            </w:pPr>
            <w:r w:rsidRPr="00E035FE">
              <w:rPr>
                <w:sz w:val="18"/>
                <w:szCs w:val="18"/>
              </w:rPr>
              <w:t>Future diversion point</w:t>
            </w:r>
          </w:p>
        </w:tc>
        <w:tc>
          <w:tcPr>
            <w:tcW w:w="942" w:type="dxa"/>
          </w:tcPr>
          <w:p w14:paraId="00193177" w14:textId="77777777" w:rsidR="00B86FD2" w:rsidRPr="00E035FE" w:rsidRDefault="00972F25">
            <w:pPr>
              <w:jc w:val="right"/>
              <w:rPr>
                <w:sz w:val="18"/>
                <w:szCs w:val="18"/>
              </w:rPr>
            </w:pPr>
            <w:r w:rsidRPr="00E035FE">
              <w:rPr>
                <w:sz w:val="18"/>
                <w:szCs w:val="18"/>
              </w:rPr>
              <w:t>98.7</w:t>
            </w:r>
          </w:p>
        </w:tc>
        <w:tc>
          <w:tcPr>
            <w:tcW w:w="942" w:type="dxa"/>
          </w:tcPr>
          <w:p w14:paraId="618B4F43" w14:textId="77777777" w:rsidR="00B86FD2" w:rsidRPr="00E035FE" w:rsidRDefault="00972F25">
            <w:pPr>
              <w:jc w:val="right"/>
              <w:rPr>
                <w:sz w:val="18"/>
                <w:szCs w:val="18"/>
              </w:rPr>
            </w:pPr>
            <w:r w:rsidRPr="00E035FE">
              <w:rPr>
                <w:sz w:val="18"/>
                <w:szCs w:val="18"/>
              </w:rPr>
              <w:t>207</w:t>
            </w:r>
          </w:p>
        </w:tc>
        <w:tc>
          <w:tcPr>
            <w:tcW w:w="821" w:type="dxa"/>
          </w:tcPr>
          <w:p w14:paraId="386C9D8D" w14:textId="77777777" w:rsidR="00B86FD2" w:rsidRPr="00E035FE" w:rsidRDefault="00972F25">
            <w:pPr>
              <w:rPr>
                <w:sz w:val="18"/>
                <w:szCs w:val="18"/>
              </w:rPr>
            </w:pPr>
            <w:r w:rsidRPr="00E035FE">
              <w:rPr>
                <w:sz w:val="18"/>
                <w:szCs w:val="18"/>
              </w:rPr>
              <w:t>NA</w:t>
            </w:r>
          </w:p>
        </w:tc>
        <w:tc>
          <w:tcPr>
            <w:tcW w:w="890" w:type="dxa"/>
          </w:tcPr>
          <w:p w14:paraId="39E4F407" w14:textId="77777777" w:rsidR="00B86FD2" w:rsidRPr="00E035FE" w:rsidRDefault="00972F25">
            <w:pPr>
              <w:rPr>
                <w:sz w:val="18"/>
                <w:szCs w:val="18"/>
              </w:rPr>
            </w:pPr>
            <w:r w:rsidRPr="00E035FE">
              <w:rPr>
                <w:sz w:val="18"/>
                <w:szCs w:val="18"/>
              </w:rPr>
              <w:t>NA</w:t>
            </w:r>
          </w:p>
        </w:tc>
        <w:tc>
          <w:tcPr>
            <w:tcW w:w="872" w:type="dxa"/>
          </w:tcPr>
          <w:p w14:paraId="1F72872A" w14:textId="77777777" w:rsidR="00B86FD2" w:rsidRPr="00E035FE" w:rsidRDefault="00972F25">
            <w:pPr>
              <w:rPr>
                <w:sz w:val="18"/>
                <w:szCs w:val="18"/>
              </w:rPr>
            </w:pPr>
            <w:r w:rsidRPr="00E035FE">
              <w:rPr>
                <w:sz w:val="18"/>
                <w:szCs w:val="18"/>
              </w:rPr>
              <w:t>NA</w:t>
            </w:r>
          </w:p>
        </w:tc>
      </w:tr>
    </w:tbl>
    <w:p w14:paraId="3A37C485" w14:textId="77777777" w:rsidR="00B86FD2" w:rsidRDefault="00972F25">
      <w:r>
        <w:t> </w:t>
      </w:r>
    </w:p>
    <w:p w14:paraId="087B06CD" w14:textId="77777777" w:rsidR="00B86FD2" w:rsidRDefault="00972F25">
      <w:pPr>
        <w:pStyle w:val="Heading4"/>
      </w:pPr>
      <w:bookmarkStart w:id="44" w:name="subbasin-sampling-and-installations"/>
      <w:r>
        <w:t xml:space="preserve">2.1.3.1 </w:t>
      </w:r>
      <w:proofErr w:type="spellStart"/>
      <w:r>
        <w:t>Subbasin</w:t>
      </w:r>
      <w:proofErr w:type="spellEnd"/>
      <w:r>
        <w:t xml:space="preserve"> sampling and installations</w:t>
      </w:r>
      <w:bookmarkEnd w:id="44"/>
    </w:p>
    <w:p w14:paraId="72C089D6" w14:textId="63E08E05" w:rsidR="00B86FD2" w:rsidRDefault="00972F25">
      <w:r>
        <w:t xml:space="preserve">At each of the six </w:t>
      </w:r>
      <w:proofErr w:type="spellStart"/>
      <w:r>
        <w:t>subbasin</w:t>
      </w:r>
      <w:proofErr w:type="spellEnd"/>
      <w:r>
        <w:t xml:space="preserve"> </w:t>
      </w:r>
      <w:r w:rsidR="00800250">
        <w:t xml:space="preserve">water level monitoring </w:t>
      </w:r>
      <w:r>
        <w:t>sites, a vertical sampling rack was installed. These racks collect discrete water samples during the rising limb of stormflow without employing costly pump-samplers</w:t>
      </w:r>
      <w:r w:rsidR="00800250">
        <w:t>. These were accompanied by data loggers that provided continuously recorded stage (i.e., river water level)</w:t>
      </w:r>
      <w:r>
        <w:t xml:space="preserve">, while recording continuous stage measurements (at </w:t>
      </w:r>
      <w:proofErr w:type="gramStart"/>
      <w:r>
        <w:t>ten minute</w:t>
      </w:r>
      <w:proofErr w:type="gramEnd"/>
      <w:r>
        <w:t xml:space="preserve"> intervals). Vertical sampling racks supplemented the synoptic sampling program by providing synchronized spatial resolution that would otherwise be difficult to achieve (i.e., multiple sites across the watershed), while collecting samples during flows that would otherwise be difficult or unsafe to access. Simultaneous stormflow sample collection can provide insights about relative hydrologic pulse responses across nested catchments (Abbott et al. </w:t>
      </w:r>
      <w:hyperlink w:anchor="ref-Abbott2018">
        <w:r>
          <w:rPr>
            <w:rStyle w:val="Hyperlink"/>
          </w:rPr>
          <w:t>2018</w:t>
        </w:r>
      </w:hyperlink>
      <w:r>
        <w:t>).</w:t>
      </w:r>
    </w:p>
    <w:p w14:paraId="5F74CCC1" w14:textId="77777777" w:rsidR="00B86FD2" w:rsidRDefault="00972F25">
      <w:r>
        <w:t> </w:t>
      </w:r>
    </w:p>
    <w:p w14:paraId="1EDFE540" w14:textId="77777777" w:rsidR="00B86FD2" w:rsidRDefault="00972F25">
      <w:r>
        <w:lastRenderedPageBreak/>
        <w:t>The passive sampling bottles employ principles of a siphon design to collect river water as it reaches pre-determined levels on a vertical sampling rack. Siphon sampler bottles were based on a USGS single stage sediment sampler design (US U-59, 1961) which passively collect discrete water samples at a fixed stage on the rising limb of the hydrograph (</w:t>
      </w:r>
      <w:proofErr w:type="spellStart"/>
      <w:r>
        <w:t>Graczyk</w:t>
      </w:r>
      <w:proofErr w:type="spellEnd"/>
      <w:r>
        <w:t xml:space="preserve"> et al. </w:t>
      </w:r>
      <w:hyperlink w:anchor="ref-Graczyk2000">
        <w:r>
          <w:rPr>
            <w:rStyle w:val="Hyperlink"/>
          </w:rPr>
          <w:t>2000</w:t>
        </w:r>
      </w:hyperlink>
      <w:r>
        <w:t xml:space="preserve">). The siphon samplers built for this research were 250 mL amber HDPE </w:t>
      </w:r>
      <w:proofErr w:type="spellStart"/>
      <w:r>
        <w:t>widemouth</w:t>
      </w:r>
      <w:proofErr w:type="spellEnd"/>
      <w:r>
        <w:t xml:space="preserve"> bottles with augmented screw caps. The caps were fit with two 1/4" (OD) stainless steel tubes, one longer than the other, both with a 180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bend at the top end.</w:t>
      </w:r>
    </w:p>
    <w:p w14:paraId="0E6A99A0" w14:textId="77777777" w:rsidR="00B86FD2" w:rsidRDefault="00972F25">
      <w:r>
        <w:t> </w:t>
      </w:r>
    </w:p>
    <w:p w14:paraId="2A944CA5" w14:textId="5989C6EA" w:rsidR="00B86FD2" w:rsidRDefault="00972F25">
      <w:r>
        <w:t xml:space="preserve">Each rack included a central stilling well (3.81cm (1.5“) PCV pipe with 1.27 cm (1/2”) holes along the length) with a measuring tape affixed to the front. Inside the stilling well was an </w:t>
      </w:r>
      <w:r w:rsidR="000D4883" w:rsidRPr="00776C2C">
        <w:t>Odyssey Capacitance water level logger</w:t>
      </w:r>
      <w:r w:rsidR="000D4883">
        <w:t xml:space="preserve"> (model, company, city</w:t>
      </w:r>
      <w:r w:rsidR="00245F38">
        <w:t>)</w:t>
      </w:r>
      <w:r>
        <w:t xml:space="preserve">; and on either side of the central stilling well was a slotted offset angle bar onto which hose clamps held sample bottles fit with custom siphon lids (Figure 5). By combining the height at which each siphon bottle filled with observed stage from the stilling-well tape and </w:t>
      </w:r>
      <w:r w:rsidR="000D4883">
        <w:t>l</w:t>
      </w:r>
      <w:r>
        <w:t>ogger data, the date and time for each rising-stage sample collection was determined.</w:t>
      </w:r>
    </w:p>
    <w:p w14:paraId="164D0E4A" w14:textId="77777777" w:rsidR="00B86FD2" w:rsidRDefault="00972F25">
      <w:r>
        <w:t> </w:t>
      </w:r>
    </w:p>
    <w:p w14:paraId="2529F724" w14:textId="77777777" w:rsidR="00B86FD2" w:rsidRDefault="00972F25">
      <w:r>
        <w:rPr>
          <w:noProof/>
        </w:rPr>
        <w:lastRenderedPageBreak/>
        <w:drawing>
          <wp:inline distT="0" distB="0" distL="0" distR="0" wp14:anchorId="5A9EACEE" wp14:editId="145D1402">
            <wp:extent cx="2512047" cy="5028565"/>
            <wp:effectExtent l="0" t="0" r="3175" b="635"/>
            <wp:docPr id="5" name="Picture" descr="Figure 5:  Vertical sampling rack and siphon sampler bottle, illustrative of instalations at six sub-basin locations across the LWSA (shown here is Chris Creek (site 2)."/>
            <wp:cNvGraphicFramePr/>
            <a:graphic xmlns:a="http://schemas.openxmlformats.org/drawingml/2006/main">
              <a:graphicData uri="http://schemas.openxmlformats.org/drawingml/2006/picture">
                <pic:pic xmlns:pic="http://schemas.openxmlformats.org/drawingml/2006/picture">
                  <pic:nvPicPr>
                    <pic:cNvPr id="0" name="Picture" descr="R-inputs_UBC-forWater-MSc_HMc/images/Rack_bottle-insert.png"/>
                    <pic:cNvPicPr>
                      <a:picLocks noChangeAspect="1" noChangeArrowheads="1"/>
                    </pic:cNvPicPr>
                  </pic:nvPicPr>
                  <pic:blipFill>
                    <a:blip r:embed="rId16" cstate="email">
                      <a:extLst>
                        <a:ext uri="{28A0092B-C50C-407E-A947-70E740481C1C}">
                          <a14:useLocalDpi xmlns:a14="http://schemas.microsoft.com/office/drawing/2010/main"/>
                        </a:ext>
                      </a:extLst>
                    </a:blip>
                    <a:stretch>
                      <a:fillRect/>
                    </a:stretch>
                  </pic:blipFill>
                  <pic:spPr bwMode="auto">
                    <a:xfrm>
                      <a:off x="0" y="0"/>
                      <a:ext cx="2530626" cy="5065755"/>
                    </a:xfrm>
                    <a:prstGeom prst="rect">
                      <a:avLst/>
                    </a:prstGeom>
                    <a:noFill/>
                    <a:ln w="9525">
                      <a:noFill/>
                      <a:headEnd/>
                      <a:tailEnd/>
                    </a:ln>
                  </pic:spPr>
                </pic:pic>
              </a:graphicData>
            </a:graphic>
          </wp:inline>
        </w:drawing>
      </w:r>
    </w:p>
    <w:p w14:paraId="55FAD3C7" w14:textId="77777777" w:rsidR="00B86FD2" w:rsidRDefault="00972F25">
      <w:commentRangeStart w:id="45"/>
      <w:r>
        <w:t xml:space="preserve">Figure </w:t>
      </w:r>
      <w:commentRangeEnd w:id="45"/>
      <w:r w:rsidR="00245F38">
        <w:rPr>
          <w:rStyle w:val="CommentReference"/>
        </w:rPr>
        <w:commentReference w:id="45"/>
      </w:r>
      <w:r>
        <w:t xml:space="preserve">5:  </w:t>
      </w:r>
      <w:r>
        <w:rPr>
          <w:i/>
        </w:rPr>
        <w:t xml:space="preserve">Vertical sampling rack and siphon sampler bottle, illustrative of </w:t>
      </w:r>
      <w:proofErr w:type="spellStart"/>
      <w:r>
        <w:rPr>
          <w:i/>
        </w:rPr>
        <w:t>instalations</w:t>
      </w:r>
      <w:proofErr w:type="spellEnd"/>
      <w:r>
        <w:rPr>
          <w:i/>
        </w:rPr>
        <w:t xml:space="preserve"> at six sub-basin locations across the LWSA (shown here is Chris Creek (site 2).</w:t>
      </w:r>
    </w:p>
    <w:p w14:paraId="129B5FDF" w14:textId="77777777" w:rsidR="00B86FD2" w:rsidRDefault="00972F25">
      <w:r>
        <w:t> </w:t>
      </w:r>
    </w:p>
    <w:p w14:paraId="6DB9BB09" w14:textId="77777777" w:rsidR="00B86FD2" w:rsidRDefault="00972F25">
      <w:r>
        <w:t xml:space="preserve">These vertical racks collected whole water samples on the rising limb of the hydrograph. The rising limb has been shown to have higher DOC concentration than low flows between storm pulses (Yang et al. </w:t>
      </w:r>
      <w:hyperlink w:anchor="ref-Yang2015">
        <w:r>
          <w:rPr>
            <w:rStyle w:val="Hyperlink"/>
          </w:rPr>
          <w:t>2015</w:t>
        </w:r>
      </w:hyperlink>
      <w:r>
        <w:t xml:space="preserve">; Raymond et al. </w:t>
      </w:r>
      <w:hyperlink w:anchor="ref-Raymond2016">
        <w:r>
          <w:rPr>
            <w:rStyle w:val="Hyperlink"/>
          </w:rPr>
          <w:t>2016</w:t>
        </w:r>
      </w:hyperlink>
      <w:r>
        <w:t xml:space="preserve">, </w:t>
      </w:r>
      <w:hyperlink w:anchor="ref-Raymond2010">
        <w:r>
          <w:rPr>
            <w:rStyle w:val="Hyperlink"/>
          </w:rPr>
          <w:t>2010</w:t>
        </w:r>
      </w:hyperlink>
      <w:r>
        <w:t xml:space="preserve">; </w:t>
      </w:r>
      <w:proofErr w:type="spellStart"/>
      <w:r>
        <w:t>Zarnetske</w:t>
      </w:r>
      <w:proofErr w:type="spellEnd"/>
      <w:r>
        <w:t xml:space="preserve"> et al. </w:t>
      </w:r>
      <w:hyperlink w:anchor="ref-Zarnetske2018">
        <w:r>
          <w:rPr>
            <w:rStyle w:val="Hyperlink"/>
          </w:rPr>
          <w:t>2018</w:t>
        </w:r>
      </w:hyperlink>
      <w:r>
        <w:t>). Increasing DOC on the rising limb indicates that source material is not limited and flux is driven by hydrologic connectivity; whereas source limited conditions likely drive DOM dynamics if DOC concentration decreases on the rising limb (</w:t>
      </w:r>
      <w:proofErr w:type="spellStart"/>
      <w:r>
        <w:t>Zarnetske</w:t>
      </w:r>
      <w:proofErr w:type="spellEnd"/>
      <w:r>
        <w:t xml:space="preserve"> et al. </w:t>
      </w:r>
      <w:hyperlink w:anchor="ref-Zarnetske2018">
        <w:r>
          <w:rPr>
            <w:rStyle w:val="Hyperlink"/>
          </w:rPr>
          <w:t>2018</w:t>
        </w:r>
      </w:hyperlink>
      <w:r>
        <w:t>). Analysis of rack samples clarifies the magnitude and direction of water quality changes in response to precipitation relative, which provides information about solute supply and hydrologic connectivity (</w:t>
      </w:r>
      <w:proofErr w:type="spellStart"/>
      <w:r>
        <w:t>Vidon</w:t>
      </w:r>
      <w:proofErr w:type="spellEnd"/>
      <w:r>
        <w:t xml:space="preserve">, Wagner, and </w:t>
      </w:r>
      <w:proofErr w:type="spellStart"/>
      <w:r>
        <w:t>Soyeux</w:t>
      </w:r>
      <w:proofErr w:type="spellEnd"/>
      <w:r>
        <w:t xml:space="preserve"> </w:t>
      </w:r>
      <w:hyperlink w:anchor="ref-Vidon2008">
        <w:r>
          <w:rPr>
            <w:rStyle w:val="Hyperlink"/>
          </w:rPr>
          <w:t>2008</w:t>
        </w:r>
      </w:hyperlink>
      <w:r>
        <w:t xml:space="preserve">; Abbott et al. </w:t>
      </w:r>
      <w:hyperlink w:anchor="ref-Abbott2018">
        <w:r>
          <w:rPr>
            <w:rStyle w:val="Hyperlink"/>
          </w:rPr>
          <w:t>2018</w:t>
        </w:r>
      </w:hyperlink>
      <w:r>
        <w:t xml:space="preserve">; Creed et al. </w:t>
      </w:r>
      <w:hyperlink w:anchor="ref-Creed2015">
        <w:r>
          <w:rPr>
            <w:rStyle w:val="Hyperlink"/>
          </w:rPr>
          <w:t>2015</w:t>
        </w:r>
      </w:hyperlink>
      <w:r>
        <w:t xml:space="preserve">; </w:t>
      </w:r>
      <w:proofErr w:type="spellStart"/>
      <w:r>
        <w:t>Zarnetske</w:t>
      </w:r>
      <w:proofErr w:type="spellEnd"/>
      <w:r>
        <w:t xml:space="preserve"> et al. </w:t>
      </w:r>
      <w:hyperlink w:anchor="ref-Zarnetske2018">
        <w:r>
          <w:rPr>
            <w:rStyle w:val="Hyperlink"/>
          </w:rPr>
          <w:t>2018</w:t>
        </w:r>
      </w:hyperlink>
      <w:r>
        <w:t>).</w:t>
      </w:r>
    </w:p>
    <w:p w14:paraId="09493DFC" w14:textId="77777777" w:rsidR="00B86FD2" w:rsidRDefault="00972F25">
      <w:pPr>
        <w:pStyle w:val="Heading5"/>
      </w:pPr>
      <w:bookmarkStart w:id="46" w:name="X9615c63c5149846fb419ac5f49bb338728a17ea"/>
      <w:r>
        <w:lastRenderedPageBreak/>
        <w:t>2.1.3.1.1 Vertical rack sampling QA/QC: Siphon sampler assumptions</w:t>
      </w:r>
      <w:bookmarkEnd w:id="46"/>
    </w:p>
    <w:p w14:paraId="59DBADCF" w14:textId="77777777" w:rsidR="00B86FD2" w:rsidRDefault="00972F25">
      <w:r>
        <w:t xml:space="preserve">Rising level siphon samplers collect water from approximately 5cm below the surface (top of intake tube to inlet orifice). Data related to rack samples relies on two key assumptions: the water column is well mixed (no stratification) therefore the sample is representative of water quality at each sampling stage; and the sample is discrete such that there is no infiltration or mixing after the sample is collected. Based on the velocity and turbulence associated with flows in the step-pool formation of the </w:t>
      </w:r>
      <w:proofErr w:type="spellStart"/>
      <w:r>
        <w:t>subbasins</w:t>
      </w:r>
      <w:proofErr w:type="spellEnd"/>
      <w:r>
        <w:t>, the assumption of unstratified waters seems very reasonable. The assumption of sample discretion was validated in lab using food colouring and a flow-through bucket system (tap water sample collected by siphon sample bottle, food colouring added to flow system after sample collection and circulated for ~15 minutes, sample bottle removed from dye chamber and sample colour compared to surrounding dyed water: no dye present in sample).</w:t>
      </w:r>
    </w:p>
    <w:p w14:paraId="5BA7C00E" w14:textId="77777777" w:rsidR="00B86FD2" w:rsidRDefault="00972F25">
      <w:pPr>
        <w:pStyle w:val="Heading5"/>
      </w:pPr>
      <w:bookmarkStart w:id="47" w:name="Xe230304f074c828928113cae8bc8ee260bba4ea"/>
      <w:r>
        <w:t>2.1.3.1.2 Vertical rack sampling QA/QC: Sample hold-times and temperatures</w:t>
      </w:r>
      <w:bookmarkEnd w:id="47"/>
    </w:p>
    <w:p w14:paraId="4D7FBB77" w14:textId="5D28CC52" w:rsidR="00B86FD2" w:rsidRDefault="00972F25">
      <w:r>
        <w:t>Every effort was made to retrieve rack samples as quickly as possible from the racks, none the less they sometimes remained on the racks for several days (up to a week)</w:t>
      </w:r>
      <w:r w:rsidR="00245F38">
        <w:t xml:space="preserve"> due to logistical and safety considerations</w:t>
      </w:r>
      <w:r>
        <w:t xml:space="preserve">. Hobo </w:t>
      </w:r>
      <w:proofErr w:type="spellStart"/>
      <w:r>
        <w:t>TidbiT</w:t>
      </w:r>
      <w:proofErr w:type="spellEnd"/>
      <w:r>
        <w:t xml:space="preserve"> temperature sensors </w:t>
      </w:r>
      <w:r w:rsidR="00245F38">
        <w:t xml:space="preserve">(model, company, city) </w:t>
      </w:r>
      <w:r>
        <w:t xml:space="preserve">were deployed at each </w:t>
      </w:r>
      <w:proofErr w:type="spellStart"/>
      <w:r>
        <w:t>subbasin</w:t>
      </w:r>
      <w:proofErr w:type="spellEnd"/>
      <w:r>
        <w:t xml:space="preserve"> vertical rack to monitor air and water temperature in order to assess sample stability between sample collection and retrieval.</w:t>
      </w:r>
    </w:p>
    <w:p w14:paraId="3847B107" w14:textId="77777777" w:rsidR="00B86FD2" w:rsidRDefault="00972F25">
      <w:r>
        <w:t> </w:t>
      </w:r>
    </w:p>
    <w:p w14:paraId="315F297E" w14:textId="2516592B" w:rsidR="00B86FD2" w:rsidRDefault="00245F38">
      <w:r>
        <w:t>H</w:t>
      </w:r>
      <w:r w:rsidR="00972F25">
        <w:t>old-time experiments were performed</w:t>
      </w:r>
      <w:r>
        <w:t xml:space="preserve"> to assess sample stability</w:t>
      </w:r>
      <w:r w:rsidR="00972F25">
        <w:t>. The hold-time experiments included replicate (n = 10) sample collection at a site, where half the samples were placed out of water on the vertical rack with siphon lids and the other half were returned to the lab for immediate analysis. Four hold-time experiments were completed such that the rack samples were left in the field for one, two, three, and four weeks before being retrieved and analyzed for comparison to their counterpart replicates.</w:t>
      </w:r>
    </w:p>
    <w:p w14:paraId="2AC79959" w14:textId="77777777" w:rsidR="00B86FD2" w:rsidRPr="00C51065" w:rsidRDefault="00972F25">
      <w:pPr>
        <w:pStyle w:val="Heading5"/>
        <w:rPr>
          <w:strike/>
        </w:rPr>
      </w:pPr>
      <w:bookmarkStart w:id="48" w:name="X4e3eb70344da6a931ae15671e47b67ae69cdd36"/>
      <w:commentRangeStart w:id="49"/>
      <w:r w:rsidRPr="00C51065">
        <w:rPr>
          <w:strike/>
        </w:rPr>
        <w:t>2.1.3.1.3 Prototype for falling limb passive sampling</w:t>
      </w:r>
      <w:bookmarkEnd w:id="48"/>
    </w:p>
    <w:p w14:paraId="4652A540" w14:textId="77777777" w:rsidR="00B86FD2" w:rsidRPr="00C51065" w:rsidRDefault="00972F25">
      <w:pPr>
        <w:rPr>
          <w:strike/>
        </w:rPr>
      </w:pPr>
      <w:r w:rsidRPr="00C51065">
        <w:rPr>
          <w:strike/>
        </w:rPr>
        <w:t xml:space="preserve">In keeping with goals of low-cost, low-powered passive sampling, a falling-limb sampler was designed based on principles of the rising limb siphon sampler. The rising limb sampler collects a discrete water sample when river stage exceeds the crown of the inlet tube, so long as the vent is unobstructed; obstruction of the </w:t>
      </w:r>
      <w:r w:rsidRPr="00C51065">
        <w:rPr>
          <w:strike/>
        </w:rPr>
        <w:lastRenderedPageBreak/>
        <w:t xml:space="preserve">siphon sampler vent was the key component of the falling limb sampler prototype design. There </w:t>
      </w:r>
      <w:proofErr w:type="gramStart"/>
      <w:r w:rsidRPr="00C51065">
        <w:rPr>
          <w:strike/>
        </w:rPr>
        <w:t>were</w:t>
      </w:r>
      <w:proofErr w:type="gramEnd"/>
      <w:r w:rsidRPr="00C51065">
        <w:rPr>
          <w:strike/>
        </w:rPr>
        <w:t xml:space="preserve"> a half-dozen iterations in design prior to the model which was field-deployed in the Leech WSA (winter 2019). Each design iteration included a valve on the siphon vent which remained closed as the river rose, and opened when stream stage dropped below a certain point (allowing air to exit the sample bottle and a water sample to be collected). A number of valve options were explored, including: an external tube plug, in internal tube plug, and a self-sealing silicone bite-valve (i.e. Camelback Big </w:t>
      </w:r>
      <w:proofErr w:type="spellStart"/>
      <w:r w:rsidRPr="00C51065">
        <w:rPr>
          <w:strike/>
        </w:rPr>
        <w:t>Bite</w:t>
      </w:r>
      <w:r w:rsidRPr="00C51065">
        <w:rPr>
          <w:strike/>
          <w:vertAlign w:val="superscript"/>
        </w:rPr>
        <w:t>TM</w:t>
      </w:r>
      <w:proofErr w:type="spellEnd"/>
      <w:r w:rsidRPr="00C51065">
        <w:rPr>
          <w:strike/>
        </w:rPr>
        <w:t xml:space="preserve"> for hydration packs). The final design iteration used a tube pinch valve (SP Science) to close and open the air vent. The mechanism that triggers the vent valve to open is a simple fixed pulley, where the valve is connected to a weighted-cup by a wire that passes through two loops which alter the direction of force. The river rises and fills the cup with stream water, the cup remains full when the river recedes, and when the stream drops low enough that the full cup is no longer buoyant, the weight of water in the cup exerts a force on the lever of the pinch-valve, causing it to release the vent tube and triggering sample collection. The vent valve and trigger mechanism are contained in a 4" sewer pipe (a “filling well”), which was attached to supplemental support bars on the vertical rack. One prototype was field deployed at Cragg Creek (</w:t>
      </w:r>
      <w:proofErr w:type="spellStart"/>
      <w:r w:rsidRPr="00C51065">
        <w:rPr>
          <w:strike/>
        </w:rPr>
        <w:t>subbasin</w:t>
      </w:r>
      <w:proofErr w:type="spellEnd"/>
      <w:r w:rsidRPr="00C51065">
        <w:rPr>
          <w:strike/>
        </w:rPr>
        <w:t xml:space="preserve"> site 4) as a proof of concept and work will continue to improve the design and operation.</w:t>
      </w:r>
      <w:commentRangeEnd w:id="49"/>
      <w:r w:rsidR="00245F38">
        <w:rPr>
          <w:rStyle w:val="CommentReference"/>
        </w:rPr>
        <w:commentReference w:id="49"/>
      </w:r>
    </w:p>
    <w:p w14:paraId="6B9A71BF" w14:textId="77777777" w:rsidR="00B86FD2" w:rsidRPr="00C51065" w:rsidRDefault="00972F25">
      <w:pPr>
        <w:pStyle w:val="Heading3"/>
        <w:rPr>
          <w:strike/>
        </w:rPr>
      </w:pPr>
      <w:bookmarkStart w:id="50" w:name="Xff9c1916dd8d278b07e9d95ebf125bc565f5754"/>
      <w:bookmarkStart w:id="51" w:name="_Toc40747046"/>
      <w:r w:rsidRPr="00C51065">
        <w:rPr>
          <w:strike/>
        </w:rPr>
        <w:t xml:space="preserve">2.1.4 </w:t>
      </w:r>
      <w:proofErr w:type="spellStart"/>
      <w:r w:rsidRPr="00C51065">
        <w:rPr>
          <w:strike/>
        </w:rPr>
        <w:t>forWater</w:t>
      </w:r>
      <w:proofErr w:type="spellEnd"/>
      <w:r w:rsidRPr="00C51065">
        <w:rPr>
          <w:strike/>
        </w:rPr>
        <w:t xml:space="preserve"> Coordinated Treatability Analyses Sites</w:t>
      </w:r>
      <w:bookmarkEnd w:id="50"/>
      <w:bookmarkEnd w:id="51"/>
    </w:p>
    <w:p w14:paraId="1F0AA300" w14:textId="77777777" w:rsidR="00B86FD2" w:rsidRPr="00C51065" w:rsidRDefault="00972F25">
      <w:pPr>
        <w:rPr>
          <w:strike/>
        </w:rPr>
      </w:pPr>
      <w:r w:rsidRPr="00C51065">
        <w:rPr>
          <w:strike/>
        </w:rPr>
        <w:t xml:space="preserve">Four of the synoptic sampling sites were selected to collect source water treatability data in collaboration with researchers in the </w:t>
      </w:r>
      <w:proofErr w:type="spellStart"/>
      <w:r w:rsidRPr="00C51065">
        <w:rPr>
          <w:strike/>
        </w:rPr>
        <w:t>forWater</w:t>
      </w:r>
      <w:proofErr w:type="spellEnd"/>
      <w:r w:rsidRPr="00C51065">
        <w:rPr>
          <w:strike/>
        </w:rPr>
        <w:t xml:space="preserve"> Network. The sites were:</w:t>
      </w:r>
    </w:p>
    <w:p w14:paraId="761BFF27" w14:textId="77777777" w:rsidR="00E035FE" w:rsidRPr="00C51065" w:rsidRDefault="00E035FE">
      <w:pPr>
        <w:rPr>
          <w:strike/>
        </w:rPr>
      </w:pPr>
    </w:p>
    <w:p w14:paraId="2B18784D" w14:textId="77777777" w:rsidR="00B86FD2" w:rsidRPr="00C51065" w:rsidRDefault="00972F25">
      <w:pPr>
        <w:numPr>
          <w:ilvl w:val="0"/>
          <w:numId w:val="17"/>
        </w:numPr>
        <w:rPr>
          <w:strike/>
        </w:rPr>
      </w:pPr>
      <w:r w:rsidRPr="00C51065">
        <w:rPr>
          <w:strike/>
        </w:rPr>
        <w:t>the Leech River at the future point of diversion</w:t>
      </w:r>
    </w:p>
    <w:p w14:paraId="64CBE2A2" w14:textId="77777777" w:rsidR="00B86FD2" w:rsidRPr="00C51065" w:rsidRDefault="00972F25">
      <w:pPr>
        <w:numPr>
          <w:ilvl w:val="0"/>
          <w:numId w:val="17"/>
        </w:numPr>
        <w:rPr>
          <w:strike/>
        </w:rPr>
      </w:pPr>
      <w:r w:rsidRPr="00C51065">
        <w:rPr>
          <w:strike/>
        </w:rPr>
        <w:t>Deception Reservoir</w:t>
      </w:r>
    </w:p>
    <w:p w14:paraId="7CC257AF" w14:textId="77777777" w:rsidR="00B86FD2" w:rsidRPr="00C51065" w:rsidRDefault="00972F25">
      <w:pPr>
        <w:numPr>
          <w:ilvl w:val="0"/>
          <w:numId w:val="17"/>
        </w:numPr>
        <w:rPr>
          <w:strike/>
        </w:rPr>
      </w:pPr>
      <w:proofErr w:type="spellStart"/>
      <w:r w:rsidRPr="00C51065">
        <w:rPr>
          <w:strike/>
        </w:rPr>
        <w:t>Rithet</w:t>
      </w:r>
      <w:proofErr w:type="spellEnd"/>
      <w:r w:rsidRPr="00C51065">
        <w:rPr>
          <w:strike/>
        </w:rPr>
        <w:t xml:space="preserve"> Creek (2nd largest tributary to Sooke Reservoir)</w:t>
      </w:r>
    </w:p>
    <w:p w14:paraId="46AAD7EC" w14:textId="77777777" w:rsidR="00B86FD2" w:rsidRPr="00C51065" w:rsidRDefault="00972F25">
      <w:pPr>
        <w:numPr>
          <w:ilvl w:val="0"/>
          <w:numId w:val="17"/>
        </w:numPr>
        <w:rPr>
          <w:strike/>
        </w:rPr>
      </w:pPr>
      <w:r w:rsidRPr="00C51065">
        <w:rPr>
          <w:strike/>
        </w:rPr>
        <w:t>Judge Creek (largest tributary to Sooke Reservoir)</w:t>
      </w:r>
    </w:p>
    <w:p w14:paraId="232A629C" w14:textId="77777777" w:rsidR="00B86FD2" w:rsidRPr="00C51065" w:rsidRDefault="00972F25">
      <w:pPr>
        <w:rPr>
          <w:strike/>
        </w:rPr>
      </w:pPr>
      <w:r w:rsidRPr="00C51065">
        <w:rPr>
          <w:strike/>
        </w:rPr>
        <w:t> </w:t>
      </w:r>
    </w:p>
    <w:p w14:paraId="2C15C766" w14:textId="77777777" w:rsidR="00B86FD2" w:rsidRPr="00C51065" w:rsidRDefault="00972F25">
      <w:pPr>
        <w:rPr>
          <w:strike/>
        </w:rPr>
      </w:pPr>
      <w:r w:rsidRPr="00C51065">
        <w:rPr>
          <w:strike/>
        </w:rPr>
        <w:t>These sites were selected to represent the future supplemental source water, the terminus or future balancing reservoir between Leech and Sooke water supply areas, and the current tributary source waters in the Sooke WSA (respectively).</w:t>
      </w:r>
    </w:p>
    <w:p w14:paraId="5A8F6DE4" w14:textId="77777777" w:rsidR="00B86FD2" w:rsidRPr="00C51065" w:rsidRDefault="00972F25">
      <w:pPr>
        <w:rPr>
          <w:strike/>
        </w:rPr>
      </w:pPr>
      <w:r w:rsidRPr="00C51065">
        <w:rPr>
          <w:strike/>
        </w:rPr>
        <w:t> </w:t>
      </w:r>
    </w:p>
    <w:p w14:paraId="4B77BBDD" w14:textId="77777777" w:rsidR="00B86FD2" w:rsidRDefault="00972F25">
      <w:r w:rsidRPr="00C51065">
        <w:rPr>
          <w:strike/>
        </w:rPr>
        <w:t xml:space="preserve">Replicate samples were collected November 12, 2019 and January 18, 2020 and were shipped to the Universities of Alberta and Waterloo for treatability analyses. At the University of Waterloo, samples were analyzed for treatability parameters including: </w:t>
      </w:r>
      <w:r w:rsidRPr="00C51065">
        <w:rPr>
          <w:strike/>
        </w:rPr>
        <w:lastRenderedPageBreak/>
        <w:t xml:space="preserve">maximum potential disinfection </w:t>
      </w:r>
      <w:proofErr w:type="spellStart"/>
      <w:r w:rsidRPr="00C51065">
        <w:rPr>
          <w:strike/>
        </w:rPr>
        <w:t>byproduct</w:t>
      </w:r>
      <w:proofErr w:type="spellEnd"/>
      <w:r w:rsidRPr="00C51065">
        <w:rPr>
          <w:strike/>
        </w:rPr>
        <w:t xml:space="preserve"> formation potential (for trihalomethanes and </w:t>
      </w:r>
      <w:proofErr w:type="spellStart"/>
      <w:r w:rsidRPr="00C51065">
        <w:rPr>
          <w:strike/>
        </w:rPr>
        <w:t>haloacetic</w:t>
      </w:r>
      <w:proofErr w:type="spellEnd"/>
      <w:r w:rsidRPr="00C51065">
        <w:rPr>
          <w:strike/>
        </w:rPr>
        <w:t xml:space="preserve"> acids, (</w:t>
      </w:r>
      <w:r w:rsidRPr="00C51065">
        <w:rPr>
          <w:rFonts w:hint="eastAsia"/>
          <w:strike/>
        </w:rPr>
        <w:t>μ</w:t>
      </w:r>
      <w:r w:rsidRPr="00C51065">
        <w:rPr>
          <w:strike/>
        </w:rPr>
        <w:t>g/L)), pH, UV</w:t>
      </w:r>
      <w:r w:rsidRPr="00C51065">
        <w:rPr>
          <w:strike/>
          <w:vertAlign w:val="subscript"/>
        </w:rPr>
        <w:t>254</w:t>
      </w:r>
      <w:r w:rsidRPr="00C51065">
        <w:rPr>
          <w:strike/>
        </w:rPr>
        <w:t>(cm</w:t>
      </w:r>
      <w:r w:rsidRPr="00C51065">
        <w:rPr>
          <w:strike/>
          <w:vertAlign w:val="superscript"/>
        </w:rPr>
        <w:t>-1</w:t>
      </w:r>
      <w:r w:rsidRPr="00C51065">
        <w:rPr>
          <w:strike/>
        </w:rPr>
        <w:t>), DOC (mg/L), Turbidity (NTU), Zeta Potential (mV), THM-FP(</w:t>
      </w:r>
      <w:r w:rsidRPr="00C51065">
        <w:rPr>
          <w:rFonts w:hint="eastAsia"/>
          <w:strike/>
        </w:rPr>
        <w:t>μ</w:t>
      </w:r>
      <w:r w:rsidRPr="00C51065">
        <w:rPr>
          <w:strike/>
        </w:rPr>
        <w:t>g/L), HAA-FP (</w:t>
      </w:r>
      <w:r w:rsidRPr="00C51065">
        <w:rPr>
          <w:rFonts w:hint="eastAsia"/>
          <w:strike/>
        </w:rPr>
        <w:t>μ</w:t>
      </w:r>
      <w:r w:rsidRPr="00C51065">
        <w:rPr>
          <w:strike/>
        </w:rPr>
        <w:t xml:space="preserve">g/L). At the University of Alberta, field-filtered samples were analyzed using a spectrofluorometer (for excitation emission matrices spectra), as well as an </w:t>
      </w:r>
      <w:proofErr w:type="spellStart"/>
      <w:r w:rsidRPr="00C51065">
        <w:rPr>
          <w:strike/>
        </w:rPr>
        <w:t>fourier</w:t>
      </w:r>
      <w:proofErr w:type="spellEnd"/>
      <w:r w:rsidRPr="00C51065">
        <w:rPr>
          <w:strike/>
        </w:rPr>
        <w:t xml:space="preserve"> transform ion cyclotron resonance mass spectrometer to determine molecular characteristics of the DOM.</w:t>
      </w:r>
    </w:p>
    <w:p w14:paraId="4B6EE6AD" w14:textId="77777777" w:rsidR="00B86FD2" w:rsidRDefault="00972F25">
      <w:pPr>
        <w:pStyle w:val="Heading2"/>
      </w:pPr>
      <w:bookmarkStart w:id="52" w:name="analytical-techniques-data"/>
      <w:bookmarkStart w:id="53" w:name="_Toc40747047"/>
      <w:r>
        <w:t>2.2 Analytical techniques &amp; data</w:t>
      </w:r>
      <w:bookmarkEnd w:id="52"/>
      <w:bookmarkEnd w:id="53"/>
    </w:p>
    <w:p w14:paraId="78944912" w14:textId="77777777" w:rsidR="00B86FD2" w:rsidRDefault="00972F25">
      <w:r>
        <w:t xml:space="preserve">Water samples were collected and transported via coolers (on ice) to UBC’s </w:t>
      </w:r>
      <w:proofErr w:type="spellStart"/>
      <w:r>
        <w:t>EcoHydrology</w:t>
      </w:r>
      <w:proofErr w:type="spellEnd"/>
      <w:r>
        <w:t xml:space="preserve"> Lab for analysis of dissolved organic carbon (DOC) concentrations and indicators of NOM character. Samples were also measured for phosphate concentration using a </w:t>
      </w:r>
      <w:proofErr w:type="spellStart"/>
      <w:r>
        <w:t>colourmetric</w:t>
      </w:r>
      <w:proofErr w:type="spellEnd"/>
      <w:r>
        <w:t xml:space="preserve"> (ascorbic acid) orthophosphate test kit (HACH PO-19); each sample had phosphate concentrations below detectable limits (0.1 mg/L). All data were analyzed with R (3.6.2) using RStudio IDE (Version 1.3.820).</w:t>
      </w:r>
    </w:p>
    <w:p w14:paraId="6BC429A7" w14:textId="55379E8C" w:rsidR="00B86FD2" w:rsidRDefault="00972F25">
      <w:pPr>
        <w:pStyle w:val="Heading3"/>
      </w:pPr>
      <w:bookmarkStart w:id="54" w:name="Xb630206f94eb7a6759972938c273ff8eaba2c81"/>
      <w:bookmarkStart w:id="55" w:name="_Toc40747048"/>
      <w:r>
        <w:t xml:space="preserve">2.2.1 </w:t>
      </w:r>
      <w:r w:rsidR="00985994">
        <w:t>D</w:t>
      </w:r>
      <w:r>
        <w:t>issolved organic carbon (DOC)</w:t>
      </w:r>
      <w:bookmarkEnd w:id="54"/>
      <w:bookmarkEnd w:id="55"/>
      <w:r w:rsidR="00985994">
        <w:t xml:space="preserve"> concentration and characterization</w:t>
      </w:r>
    </w:p>
    <w:p w14:paraId="5F7EDE15" w14:textId="2B856A6E" w:rsidR="00B86FD2" w:rsidRDefault="00972F25">
      <w:r>
        <w:t xml:space="preserve">For quantification of DOC, samples were analyzed for non-purgeable organic carbon (NPOC) via High-Temperature Combustion (Method 5310-B) on a Shimadzu TOC-V (Eaton, A. D., </w:t>
      </w:r>
      <w:proofErr w:type="spellStart"/>
      <w:r>
        <w:t>Clesceri</w:t>
      </w:r>
      <w:proofErr w:type="spellEnd"/>
      <w:r>
        <w:t xml:space="preserve">, L. S., Greenberg, A. E., </w:t>
      </w:r>
      <w:proofErr w:type="spellStart"/>
      <w:r>
        <w:t>Franson</w:t>
      </w:r>
      <w:proofErr w:type="spellEnd"/>
      <w:r>
        <w:t xml:space="preserve"> </w:t>
      </w:r>
      <w:hyperlink w:anchor="ref-StdMet2000">
        <w:r>
          <w:rPr>
            <w:rStyle w:val="Hyperlink"/>
          </w:rPr>
          <w:t>2000</w:t>
        </w:r>
      </w:hyperlink>
      <w:r>
        <w:t xml:space="preserve">). For this method, samples were filtered with 0.45-micron PES filters, acidified to bring pH below 2, then sparged with hydrocarbon-free air to drive off inorganic carbon. Following sparging, samples were combusted to convert all organic carbon to carbon dioxide which was measured by non-dispersive infrared gas detector to quantify the DOC content of the sample. This method represents a direct measure of DOC; although small volatile organic compounds would be removed in the sparging process, most NOM compounds are of higher molecular weight and it is unlikely that NOM analytes would be lost (Eaton, A. D., </w:t>
      </w:r>
      <w:proofErr w:type="spellStart"/>
      <w:r>
        <w:t>Clesceri</w:t>
      </w:r>
      <w:proofErr w:type="spellEnd"/>
      <w:r>
        <w:t xml:space="preserve">, L. S., Greenberg, A. E., </w:t>
      </w:r>
      <w:proofErr w:type="spellStart"/>
      <w:r>
        <w:t>Franson</w:t>
      </w:r>
      <w:proofErr w:type="spellEnd"/>
      <w:r>
        <w:t xml:space="preserve"> </w:t>
      </w:r>
      <w:hyperlink w:anchor="ref-StdMet2000">
        <w:r>
          <w:rPr>
            <w:rStyle w:val="Hyperlink"/>
          </w:rPr>
          <w:t>2000</w:t>
        </w:r>
      </w:hyperlink>
      <w:r>
        <w:t xml:space="preserve">; </w:t>
      </w:r>
      <w:proofErr w:type="spellStart"/>
      <w:r>
        <w:t>Matilainen</w:t>
      </w:r>
      <w:proofErr w:type="spellEnd"/>
      <w:r>
        <w:t xml:space="preserve"> et al. </w:t>
      </w:r>
      <w:hyperlink w:anchor="ref-Matilainen2011">
        <w:r>
          <w:rPr>
            <w:rStyle w:val="Hyperlink"/>
          </w:rPr>
          <w:t>2011</w:t>
        </w:r>
      </w:hyperlink>
      <w:r>
        <w:t>).</w:t>
      </w:r>
    </w:p>
    <w:p w14:paraId="3850BC61" w14:textId="77777777" w:rsidR="00985994" w:rsidRDefault="00985994"/>
    <w:p w14:paraId="4827D389" w14:textId="77777777" w:rsidR="00B86FD2" w:rsidRDefault="00972F25">
      <w:r>
        <w:t>Spectral properties of sample NOM were analyzed using a ‘</w:t>
      </w:r>
      <w:proofErr w:type="spellStart"/>
      <w:r>
        <w:t>spectro</w:t>
      </w:r>
      <w:proofErr w:type="spellEnd"/>
      <w:r>
        <w:t>::</w:t>
      </w:r>
      <w:proofErr w:type="spellStart"/>
      <w:r>
        <w:t>lyser</w:t>
      </w:r>
      <w:proofErr w:type="spellEnd"/>
      <w:r>
        <w:t xml:space="preserve">’ spectrophotometer (s::can, Vienna, Austria) which measures turbidity and the </w:t>
      </w:r>
      <w:proofErr w:type="spellStart"/>
      <w:r>
        <w:t>chromophoric</w:t>
      </w:r>
      <w:proofErr w:type="spellEnd"/>
      <w:r>
        <w:t xml:space="preserve"> portion of organic matter to estimate concentrations of total organic carbon (TOC), dissolved organic carbon (DOC), as well as nitrate-nitrogen (NO</w:t>
      </w:r>
      <w:r>
        <w:rPr>
          <w:vertAlign w:val="subscript"/>
        </w:rPr>
        <w:t>3</w:t>
      </w:r>
      <w:r>
        <w:rPr>
          <w:vertAlign w:val="superscript"/>
        </w:rPr>
        <w:t>-</w:t>
      </w:r>
      <w:r>
        <w:t xml:space="preserve">-N). For NOM to be detected by UV-Vis absorption, the molecules must absorb ultraviolet (UV) or visible (Vis) light, which relies on the electronic structure of the molecules. UV-Vis absorption requires the presence of conjugated pi-bond systems </w:t>
      </w:r>
      <w:r>
        <w:lastRenderedPageBreak/>
        <w:t xml:space="preserve">(i.e., chromophore) in the molecule, which are common in aromatic systems. Therefore, DOC quantified by the </w:t>
      </w:r>
      <w:proofErr w:type="spellStart"/>
      <w:proofErr w:type="gramStart"/>
      <w:r>
        <w:t>spectro</w:t>
      </w:r>
      <w:proofErr w:type="spellEnd"/>
      <w:r>
        <w:t>::</w:t>
      </w:r>
      <w:proofErr w:type="spellStart"/>
      <w:proofErr w:type="gramEnd"/>
      <w:r>
        <w:t>lyser</w:t>
      </w:r>
      <w:proofErr w:type="spellEnd"/>
      <w:r>
        <w:t xml:space="preserve"> is a proxy measure that represents the </w:t>
      </w:r>
      <w:proofErr w:type="spellStart"/>
      <w:r>
        <w:t>chromophoric</w:t>
      </w:r>
      <w:proofErr w:type="spellEnd"/>
      <w:r>
        <w:t xml:space="preserve"> component of DOM (CDOM), which is proportional to the samples’ average aromaticity. The suite of molecules that comprise NOM generally have an aromatic character (</w:t>
      </w:r>
      <w:proofErr w:type="spellStart"/>
      <w:r>
        <w:t>Weishaar</w:t>
      </w:r>
      <w:proofErr w:type="spellEnd"/>
      <w:r>
        <w:t xml:space="preserve"> et al. </w:t>
      </w:r>
      <w:hyperlink w:anchor="ref-Weishaar2003">
        <w:r>
          <w:rPr>
            <w:rStyle w:val="Hyperlink"/>
          </w:rPr>
          <w:t>2003</w:t>
        </w:r>
      </w:hyperlink>
      <w:r>
        <w:t>). Increasing aromaticity will lead to greater absorbance at longer wavelengths, therefore an absorbance spectrum can provide information about a samples molecular character. For example, absorption of near-UV wavelengths (i.e., 200-380 nm) is indicative of conjugated systems that are common to aromatic compounds; as such, specific UV absorbance at 254nm (SUVA</w:t>
      </w:r>
      <w:r>
        <w:rPr>
          <w:vertAlign w:val="subscript"/>
        </w:rPr>
        <w:t>254</w:t>
      </w:r>
      <w:r>
        <w:t>) has been adopted as a surrogate for DOM aromaticity and, to some extent, its reactivity (</w:t>
      </w:r>
      <w:proofErr w:type="spellStart"/>
      <w:r>
        <w:t>Weishaar</w:t>
      </w:r>
      <w:proofErr w:type="spellEnd"/>
      <w:r>
        <w:t xml:space="preserve"> et al. </w:t>
      </w:r>
      <w:hyperlink w:anchor="ref-Weishaar2003">
        <w:r>
          <w:rPr>
            <w:rStyle w:val="Hyperlink"/>
          </w:rPr>
          <w:t>2003</w:t>
        </w:r>
      </w:hyperlink>
      <w:r>
        <w:t xml:space="preserve">; Chow et al. </w:t>
      </w:r>
      <w:hyperlink w:anchor="ref-Chow2008">
        <w:r>
          <w:rPr>
            <w:rStyle w:val="Hyperlink"/>
          </w:rPr>
          <w:t>2008</w:t>
        </w:r>
      </w:hyperlink>
      <w:r>
        <w:t xml:space="preserve">). The </w:t>
      </w:r>
      <w:proofErr w:type="spellStart"/>
      <w:proofErr w:type="gramStart"/>
      <w:r>
        <w:t>spectro</w:t>
      </w:r>
      <w:proofErr w:type="spellEnd"/>
      <w:r>
        <w:t>::</w:t>
      </w:r>
      <w:proofErr w:type="spellStart"/>
      <w:proofErr w:type="gramEnd"/>
      <w:r>
        <w:t>lyser</w:t>
      </w:r>
      <w:proofErr w:type="spellEnd"/>
      <w:r>
        <w:t xml:space="preserve"> measures absorbance from 200 nm to 750 nm wavelengths, across which several spectral </w:t>
      </w:r>
      <w:proofErr w:type="spellStart"/>
      <w:r>
        <w:t>indicies</w:t>
      </w:r>
      <w:proofErr w:type="spellEnd"/>
      <w:r>
        <w:t xml:space="preserve"> can be calculated.</w:t>
      </w:r>
    </w:p>
    <w:p w14:paraId="3AEB1D11" w14:textId="77777777" w:rsidR="00B86FD2" w:rsidRDefault="00972F25">
      <w:pPr>
        <w:pStyle w:val="Heading4"/>
      </w:pPr>
      <w:bookmarkStart w:id="56" w:name="quality-control-note"/>
      <w:r>
        <w:t>2.2.2.1.1 Quality control note</w:t>
      </w:r>
      <w:bookmarkEnd w:id="56"/>
    </w:p>
    <w:p w14:paraId="68C6D709" w14:textId="77777777" w:rsidR="00B86FD2" w:rsidRDefault="00972F25">
      <w:r>
        <w:t xml:space="preserve">The </w:t>
      </w:r>
      <w:proofErr w:type="spellStart"/>
      <w:r>
        <w:t>spectro</w:t>
      </w:r>
      <w:proofErr w:type="spellEnd"/>
      <w:r>
        <w:t>::</w:t>
      </w:r>
      <w:proofErr w:type="spellStart"/>
      <w:r>
        <w:t>lyser</w:t>
      </w:r>
      <w:proofErr w:type="spellEnd"/>
      <w:r>
        <w:t xml:space="preserve"> has been shown to effectively determine DOC content and character on unfiltered samples (Avagyan, Runkle, and </w:t>
      </w:r>
      <w:proofErr w:type="spellStart"/>
      <w:r>
        <w:t>Kutzbach</w:t>
      </w:r>
      <w:proofErr w:type="spellEnd"/>
      <w:r>
        <w:t xml:space="preserve"> </w:t>
      </w:r>
      <w:hyperlink w:anchor="ref-Avagyan2014">
        <w:r>
          <w:rPr>
            <w:rStyle w:val="Hyperlink"/>
          </w:rPr>
          <w:t>2014</w:t>
        </w:r>
      </w:hyperlink>
      <w:r>
        <w:t>). However, suspended matter may bias absorbance values due to non-DOC light absorption or scattering. Therefore, spectral indices were not calculated for several unfiltered water samples that had detectable turbidity (greater than 0.000 FTU); this reduced the spectral dataset by 9.5%, from 347 to 314 spectral samples.</w:t>
      </w:r>
    </w:p>
    <w:p w14:paraId="2F346783" w14:textId="77777777" w:rsidR="00B86FD2" w:rsidRDefault="00972F25">
      <w:pPr>
        <w:pStyle w:val="Heading4"/>
      </w:pPr>
      <w:bookmarkStart w:id="57" w:name="suva254"/>
      <w:r>
        <w:t>2.2.2.2 SUVA</w:t>
      </w:r>
      <w:r>
        <w:rPr>
          <w:vertAlign w:val="subscript"/>
        </w:rPr>
        <w:t>254</w:t>
      </w:r>
      <w:bookmarkEnd w:id="57"/>
    </w:p>
    <w:p w14:paraId="0873CE02" w14:textId="77777777" w:rsidR="00B86FD2" w:rsidRDefault="00972F25">
      <w:r>
        <w:t>Specific ultraviolet absorbance at 254nm (SUVA</w:t>
      </w:r>
      <w:r>
        <w:rPr>
          <w:vertAlign w:val="subscript"/>
        </w:rPr>
        <w:t>254</w:t>
      </w:r>
      <w:r>
        <w:t>) is the ratio of UV absorption (spectral absorbance coefficient, SAC, m</w:t>
      </w:r>
      <w:r>
        <w:rPr>
          <w:vertAlign w:val="superscript"/>
        </w:rPr>
        <w:t>-1</w:t>
      </w:r>
      <w:r>
        <w:t>) at 254nm wavelength, normalized to DOC concentration (mgL</w:t>
      </w:r>
      <w:r>
        <w:rPr>
          <w:vertAlign w:val="superscript"/>
        </w:rPr>
        <w:t>-1</w:t>
      </w:r>
      <w:r>
        <w:t>) (i.e., SAC</w:t>
      </w:r>
      <w:r>
        <w:rPr>
          <w:vertAlign w:val="subscript"/>
        </w:rPr>
        <w:t>254</w:t>
      </w:r>
      <w:r>
        <w:t xml:space="preserve"> divided by mgL</w:t>
      </w:r>
      <w:r>
        <w:rPr>
          <w:vertAlign w:val="superscript"/>
        </w:rPr>
        <w:t>-1</w:t>
      </w:r>
      <w:r>
        <w:t>-DOC) (</w:t>
      </w:r>
      <w:proofErr w:type="spellStart"/>
      <w:r>
        <w:t>Weishaar</w:t>
      </w:r>
      <w:proofErr w:type="spellEnd"/>
      <w:r>
        <w:t xml:space="preserve"> et al. </w:t>
      </w:r>
      <w:hyperlink w:anchor="ref-Weishaar2003">
        <w:r>
          <w:rPr>
            <w:rStyle w:val="Hyperlink"/>
          </w:rPr>
          <w:t>2003</w:t>
        </w:r>
      </w:hyperlink>
      <w:r>
        <w:t>). SUVA</w:t>
      </w:r>
      <w:r>
        <w:rPr>
          <w:vertAlign w:val="subscript"/>
        </w:rPr>
        <w:t>254</w:t>
      </w:r>
      <w:r>
        <w:t xml:space="preserve"> correlates strongly with DOM aromaticity, and loosely with reactivity (</w:t>
      </w:r>
      <w:proofErr w:type="spellStart"/>
      <w:r>
        <w:t>Weishaar</w:t>
      </w:r>
      <w:proofErr w:type="spellEnd"/>
      <w:r>
        <w:t xml:space="preserve"> et al. </w:t>
      </w:r>
      <w:hyperlink w:anchor="ref-Weishaar2003">
        <w:r>
          <w:rPr>
            <w:rStyle w:val="Hyperlink"/>
          </w:rPr>
          <w:t>2003</w:t>
        </w:r>
      </w:hyperlink>
      <w:r>
        <w:t xml:space="preserve">; Helms et al. </w:t>
      </w:r>
      <w:hyperlink w:anchor="ref-Helms2008">
        <w:r>
          <w:rPr>
            <w:rStyle w:val="Hyperlink"/>
          </w:rPr>
          <w:t>2008</w:t>
        </w:r>
      </w:hyperlink>
      <w:r>
        <w:t xml:space="preserve">; Chow et al. </w:t>
      </w:r>
      <w:hyperlink w:anchor="ref-Chow2008">
        <w:r>
          <w:rPr>
            <w:rStyle w:val="Hyperlink"/>
          </w:rPr>
          <w:t>2008</w:t>
        </w:r>
      </w:hyperlink>
      <w:r>
        <w:t xml:space="preserve">). A higher SUVA value indicates greater aromaticity, and a lower SUVA value indicates more </w:t>
      </w:r>
      <w:proofErr w:type="spellStart"/>
      <w:r>
        <w:t>alliphatic</w:t>
      </w:r>
      <w:proofErr w:type="spellEnd"/>
      <w:r>
        <w:t xml:space="preserve"> DOM. Because humic substances are more aromatic, SUVA</w:t>
      </w:r>
      <w:r>
        <w:rPr>
          <w:vertAlign w:val="subscript"/>
        </w:rPr>
        <w:t>254</w:t>
      </w:r>
      <w:r>
        <w:t xml:space="preserve"> is a good indicator of DOM from humic sources (i.e., allochthonous NOM) (</w:t>
      </w:r>
      <w:proofErr w:type="spellStart"/>
      <w:r>
        <w:t>Weishaar</w:t>
      </w:r>
      <w:proofErr w:type="spellEnd"/>
      <w:r>
        <w:t xml:space="preserve"> et al. </w:t>
      </w:r>
      <w:hyperlink w:anchor="ref-Weishaar2003">
        <w:r>
          <w:rPr>
            <w:rStyle w:val="Hyperlink"/>
          </w:rPr>
          <w:t>2003</w:t>
        </w:r>
      </w:hyperlink>
      <w:r>
        <w:t xml:space="preserve">; </w:t>
      </w:r>
      <w:proofErr w:type="spellStart"/>
      <w:r>
        <w:t>Vidon</w:t>
      </w:r>
      <w:proofErr w:type="spellEnd"/>
      <w:r>
        <w:t xml:space="preserve">, Wagner, and </w:t>
      </w:r>
      <w:proofErr w:type="spellStart"/>
      <w:r>
        <w:t>Soyeux</w:t>
      </w:r>
      <w:proofErr w:type="spellEnd"/>
      <w:r>
        <w:t xml:space="preserve"> </w:t>
      </w:r>
      <w:hyperlink w:anchor="ref-Vidon2008">
        <w:r>
          <w:rPr>
            <w:rStyle w:val="Hyperlink"/>
          </w:rPr>
          <w:t>2008</w:t>
        </w:r>
      </w:hyperlink>
      <w:r>
        <w:t xml:space="preserve">; Abbott et al. </w:t>
      </w:r>
      <w:hyperlink w:anchor="ref-Abbott2018">
        <w:r>
          <w:rPr>
            <w:rStyle w:val="Hyperlink"/>
          </w:rPr>
          <w:t>2018</w:t>
        </w:r>
      </w:hyperlink>
      <w:r>
        <w:t>).</w:t>
      </w:r>
    </w:p>
    <w:p w14:paraId="5DB2C5CB" w14:textId="77777777" w:rsidR="00B86FD2" w:rsidRDefault="00972F25">
      <w:r>
        <w:t> </w:t>
      </w:r>
    </w:p>
    <w:p w14:paraId="2E5AD6E3" w14:textId="77777777" w:rsidR="00B86FD2" w:rsidRDefault="00972F25">
      <w:r>
        <w:t>With respect to SUVA</w:t>
      </w:r>
      <w:r>
        <w:rPr>
          <w:vertAlign w:val="subscript"/>
        </w:rPr>
        <w:t>254</w:t>
      </w:r>
      <w:r>
        <w:t xml:space="preserve"> and drinking water treatability, it’s important to consider the diversity of DOM and DBP species and the heterogeneous character contained in a water sample. While SUVA</w:t>
      </w:r>
      <w:r>
        <w:rPr>
          <w:vertAlign w:val="subscript"/>
        </w:rPr>
        <w:t>254</w:t>
      </w:r>
      <w:r>
        <w:t xml:space="preserve"> may indicate reactivity, it is not necessarily a strong </w:t>
      </w:r>
      <w:r>
        <w:lastRenderedPageBreak/>
        <w:t>indicator of DBP-FPs (</w:t>
      </w:r>
      <w:proofErr w:type="spellStart"/>
      <w:r>
        <w:t>Weishaar</w:t>
      </w:r>
      <w:proofErr w:type="spellEnd"/>
      <w:r>
        <w:t xml:space="preserve"> et al. </w:t>
      </w:r>
      <w:hyperlink w:anchor="ref-Weishaar2003">
        <w:r>
          <w:rPr>
            <w:rStyle w:val="Hyperlink"/>
          </w:rPr>
          <w:t>2003</w:t>
        </w:r>
      </w:hyperlink>
      <w:r>
        <w:t xml:space="preserve">; Chow et al. </w:t>
      </w:r>
      <w:hyperlink w:anchor="ref-Chow2008">
        <w:r>
          <w:rPr>
            <w:rStyle w:val="Hyperlink"/>
          </w:rPr>
          <w:t>2008</w:t>
        </w:r>
      </w:hyperlink>
      <w:r>
        <w:t xml:space="preserve">). This is because some DBP precursor NOM components (e.g., </w:t>
      </w:r>
      <w:proofErr w:type="spellStart"/>
      <w:r>
        <w:t>alliphatics</w:t>
      </w:r>
      <w:proofErr w:type="spellEnd"/>
      <w:r>
        <w:t xml:space="preserve">), which have negligible </w:t>
      </w:r>
      <w:proofErr w:type="spellStart"/>
      <w:r>
        <w:t>absorptivities</w:t>
      </w:r>
      <w:proofErr w:type="spellEnd"/>
      <w:r>
        <w:t xml:space="preserve"> in the UV-Vis range, may contribute to DBPs but not SUVA</w:t>
      </w:r>
      <w:r>
        <w:rPr>
          <w:vertAlign w:val="subscript"/>
        </w:rPr>
        <w:t>254</w:t>
      </w:r>
      <w:r>
        <w:t>; additionally, not all NOM with measurable SUVA</w:t>
      </w:r>
      <w:r>
        <w:rPr>
          <w:vertAlign w:val="subscript"/>
        </w:rPr>
        <w:t>254</w:t>
      </w:r>
      <w:r>
        <w:t xml:space="preserve"> will create DBPs (</w:t>
      </w:r>
      <w:proofErr w:type="spellStart"/>
      <w:r>
        <w:t>Weishaar</w:t>
      </w:r>
      <w:proofErr w:type="spellEnd"/>
      <w:r>
        <w:t xml:space="preserve"> et al. </w:t>
      </w:r>
      <w:hyperlink w:anchor="ref-Weishaar2003">
        <w:r>
          <w:rPr>
            <w:rStyle w:val="Hyperlink"/>
          </w:rPr>
          <w:t>2003</w:t>
        </w:r>
      </w:hyperlink>
      <w:r>
        <w:t>).</w:t>
      </w:r>
    </w:p>
    <w:p w14:paraId="6DF289A5" w14:textId="77777777" w:rsidR="00B86FD2" w:rsidRDefault="00972F25">
      <w:r>
        <w:t> </w:t>
      </w:r>
    </w:p>
    <w:p w14:paraId="0C976E37" w14:textId="77777777" w:rsidR="00B86FD2" w:rsidRDefault="00972F25">
      <w:r>
        <w:t>SUVA</w:t>
      </w:r>
      <w:r>
        <w:rPr>
          <w:vertAlign w:val="subscript"/>
        </w:rPr>
        <w:t>254</w:t>
      </w:r>
      <w:r>
        <w:t xml:space="preserve"> is reported in units of liter per milligram carbon per meter (Lmg-C</w:t>
      </w:r>
      <w:r>
        <w:rPr>
          <w:vertAlign w:val="superscript"/>
        </w:rPr>
        <w:t>-1</w:t>
      </w:r>
      <w:r>
        <w:t>m</w:t>
      </w:r>
      <w:r>
        <w:rPr>
          <w:vertAlign w:val="superscript"/>
        </w:rPr>
        <w:t>-1</w:t>
      </w:r>
      <w:r>
        <w:t>) and was determined by dividing the UV absorbance measured at wavelength 254 nm by the DOC concentration (from NPOC on the Shimadzu TOC-V).</w:t>
      </w:r>
    </w:p>
    <w:p w14:paraId="286BDD6B" w14:textId="1553C22C" w:rsidR="00B86FD2" w:rsidRDefault="00972F25">
      <w:pPr>
        <w:pStyle w:val="Heading4"/>
      </w:pPr>
      <w:bookmarkStart w:id="58" w:name="spectral-indices-of-nom-character"/>
      <w:r>
        <w:t xml:space="preserve">2.2.2.3 </w:t>
      </w:r>
      <w:r w:rsidR="00985994">
        <w:t>S</w:t>
      </w:r>
      <w:r>
        <w:t>pectral indices of NOM character</w:t>
      </w:r>
      <w:bookmarkEnd w:id="58"/>
    </w:p>
    <w:p w14:paraId="4D1A1681" w14:textId="77777777" w:rsidR="00B86FD2" w:rsidRDefault="00972F25">
      <w:r>
        <w:t xml:space="preserve">Based on full scan data from the </w:t>
      </w:r>
      <w:proofErr w:type="spellStart"/>
      <w:r>
        <w:t>Spectrolyser</w:t>
      </w:r>
      <w:proofErr w:type="spellEnd"/>
      <w:r>
        <w:t xml:space="preserve"> (250-700nm), several indices of NOM character were determined. In the absence of fluorescence excitation-emission matrices, or </w:t>
      </w:r>
      <w:proofErr w:type="gramStart"/>
      <w:r>
        <w:t>high resolution</w:t>
      </w:r>
      <w:proofErr w:type="gramEnd"/>
      <w:r>
        <w:t xml:space="preserve"> spectrometric methods, spectral slopes are a simple tool for getting at molecule character. Spectral slopes (i.e., the change in absorbance intensity over a range of wavelengths) are semi-quantitative indicators for assessing DOM molecular weights (Helms et al. </w:t>
      </w:r>
      <w:hyperlink w:anchor="ref-Helms2008">
        <w:r>
          <w:rPr>
            <w:rStyle w:val="Hyperlink"/>
          </w:rPr>
          <w:t>2008</w:t>
        </w:r>
      </w:hyperlink>
      <w:r>
        <w:t>). Spectral slopes over the wavelength range of 275-295 nm (S</w:t>
      </w:r>
      <w:r>
        <w:rPr>
          <w:vertAlign w:val="subscript"/>
        </w:rPr>
        <w:t>275-295</w:t>
      </w:r>
      <w:r>
        <w:t>, likely range for absorption by poly-aromatic hydrocarbons with 2 or more rings) and 350-400 nm (S</w:t>
      </w:r>
      <w:r>
        <w:rPr>
          <w:vertAlign w:val="subscript"/>
        </w:rPr>
        <w:t>350-400</w:t>
      </w:r>
      <w:r>
        <w:t>) were calculated from linear regression of log</w:t>
      </w:r>
      <w:r>
        <w:rPr>
          <w:vertAlign w:val="subscript"/>
        </w:rPr>
        <w:t>e</w:t>
      </w:r>
      <w:r>
        <w:t>-transformed spectra (spectral absorbance coefficients, m</w:t>
      </w:r>
      <w:r>
        <w:rPr>
          <w:vertAlign w:val="superscript"/>
        </w:rPr>
        <w:t>-1</w:t>
      </w:r>
      <w:r>
        <w:t>) as indicated by Helms (</w:t>
      </w:r>
      <w:hyperlink w:anchor="ref-Helms2008">
        <w:r>
          <w:rPr>
            <w:rStyle w:val="Hyperlink"/>
          </w:rPr>
          <w:t>2008</w:t>
        </w:r>
      </w:hyperlink>
      <w:r>
        <w:t>, p 958). Slope ratio (S</w:t>
      </w:r>
      <w:r>
        <w:rPr>
          <w:vertAlign w:val="subscript"/>
        </w:rPr>
        <w:t>R</w:t>
      </w:r>
      <w:r>
        <w:t>) is a unitless value equal to the slope of spectral intensity over the wavelength range of 275-295 nm relative to the slope of spectral intensity over 350-400 nm. S</w:t>
      </w:r>
      <w:r>
        <w:rPr>
          <w:vertAlign w:val="subscript"/>
        </w:rPr>
        <w:t>R</w:t>
      </w:r>
      <w:r>
        <w:t xml:space="preserve"> is inversely proportional to CDOM molecular weight (Helms et al. </w:t>
      </w:r>
      <w:hyperlink w:anchor="ref-Helms2008">
        <w:r>
          <w:rPr>
            <w:rStyle w:val="Hyperlink"/>
          </w:rPr>
          <w:t>2008</w:t>
        </w:r>
      </w:hyperlink>
      <w:r>
        <w:t>).</w:t>
      </w:r>
      <w:r>
        <w:br/>
        <w:t>The ratio of absorbances at wavelengths 250 nm and 365 nm provides a quotient called E</w:t>
      </w:r>
      <w:r>
        <w:rPr>
          <w:vertAlign w:val="subscript"/>
        </w:rPr>
        <w:t>2</w:t>
      </w:r>
      <w:r>
        <w:t>:E</w:t>
      </w:r>
      <w:r>
        <w:rPr>
          <w:vertAlign w:val="subscript"/>
        </w:rPr>
        <w:t>3</w:t>
      </w:r>
      <w:r>
        <w:t xml:space="preserve"> which is inversely related to aromaticity and molecular size of aquatic </w:t>
      </w:r>
      <w:proofErr w:type="spellStart"/>
      <w:r>
        <w:t>humic</w:t>
      </w:r>
      <w:proofErr w:type="spellEnd"/>
      <w:r>
        <w:t xml:space="preserve"> solutes (</w:t>
      </w:r>
      <w:proofErr w:type="spellStart"/>
      <w:r>
        <w:t>Peuravuori</w:t>
      </w:r>
      <w:proofErr w:type="spellEnd"/>
      <w:r>
        <w:t xml:space="preserve"> and </w:t>
      </w:r>
      <w:proofErr w:type="spellStart"/>
      <w:r>
        <w:t>Pihlaja</w:t>
      </w:r>
      <w:proofErr w:type="spellEnd"/>
      <w:r>
        <w:t xml:space="preserve"> </w:t>
      </w:r>
      <w:hyperlink w:anchor="ref-Peuravuori1997">
        <w:r>
          <w:rPr>
            <w:rStyle w:val="Hyperlink"/>
          </w:rPr>
          <w:t>1997</w:t>
        </w:r>
      </w:hyperlink>
      <w:r>
        <w:t xml:space="preserve">; Helms et al. </w:t>
      </w:r>
      <w:hyperlink w:anchor="ref-Helms2008">
        <w:r>
          <w:rPr>
            <w:rStyle w:val="Hyperlink"/>
          </w:rPr>
          <w:t>2008</w:t>
        </w:r>
      </w:hyperlink>
      <w:r>
        <w:t>). E</w:t>
      </w:r>
      <w:r>
        <w:rPr>
          <w:vertAlign w:val="subscript"/>
        </w:rPr>
        <w:t>2</w:t>
      </w:r>
      <w:r>
        <w:t>:E</w:t>
      </w:r>
      <w:r>
        <w:rPr>
          <w:vertAlign w:val="subscript"/>
        </w:rPr>
        <w:t>3</w:t>
      </w:r>
      <w:r>
        <w:t xml:space="preserve"> values were calculated, along with </w:t>
      </w:r>
      <w:proofErr w:type="gramStart"/>
      <w:r>
        <w:t>S</w:t>
      </w:r>
      <w:r>
        <w:rPr>
          <w:vertAlign w:val="subscript"/>
        </w:rPr>
        <w:t>R</w:t>
      </w:r>
      <w:r>
        <w:t xml:space="preserve"> ,</w:t>
      </w:r>
      <w:proofErr w:type="gramEnd"/>
      <w:r>
        <w:t xml:space="preserve"> to try to elucidate molecular character of DOM in samples.</w:t>
      </w:r>
    </w:p>
    <w:p w14:paraId="7CDE3B63" w14:textId="77777777" w:rsidR="00B86FD2" w:rsidRPr="00DE75FF" w:rsidRDefault="00972F25">
      <w:pPr>
        <w:pStyle w:val="Heading3"/>
        <w:rPr>
          <w:strike/>
        </w:rPr>
      </w:pPr>
      <w:bookmarkStart w:id="59" w:name="Xcc08ec80943ac2e4b045ef0d627856fbbc0f249"/>
      <w:bookmarkStart w:id="60" w:name="_Toc40747050"/>
      <w:commentRangeStart w:id="61"/>
      <w:r w:rsidRPr="00DE75FF">
        <w:rPr>
          <w:strike/>
        </w:rPr>
        <w:t>2.2.3 Sampling for Metals &amp; CRD Analytical Results</w:t>
      </w:r>
      <w:bookmarkEnd w:id="59"/>
      <w:bookmarkEnd w:id="60"/>
    </w:p>
    <w:p w14:paraId="74992DB6" w14:textId="77777777" w:rsidR="00B86FD2" w:rsidRPr="00DE75FF" w:rsidRDefault="00972F25">
      <w:pPr>
        <w:rPr>
          <w:strike/>
        </w:rPr>
      </w:pPr>
      <w:r w:rsidRPr="00DE75FF">
        <w:rPr>
          <w:strike/>
        </w:rPr>
        <w:t xml:space="preserve">Aquatic NOM can play an important role in the transport of metals because it has the physiochemical ability to act as a ligand to create coordinated complexes with metals. From November 2018 to July 2019, I collected eight sets of samples for metals analysis from the six sub-basin monitoring sites. Metals samples were collected on behalf of the CRD and were analyzed at Bureau Veritas Laboratories in Sidney, BC (BL Labs, formerly </w:t>
      </w:r>
      <w:proofErr w:type="spellStart"/>
      <w:r w:rsidRPr="00DE75FF">
        <w:rPr>
          <w:strike/>
        </w:rPr>
        <w:t>Maxxam</w:t>
      </w:r>
      <w:proofErr w:type="spellEnd"/>
      <w:r w:rsidRPr="00DE75FF">
        <w:rPr>
          <w:strike/>
        </w:rPr>
        <w:t xml:space="preserve"> Analytics Inc.). For each metals sample </w:t>
      </w:r>
      <w:r w:rsidRPr="00DE75FF">
        <w:rPr>
          <w:strike/>
        </w:rPr>
        <w:lastRenderedPageBreak/>
        <w:t>collected, a parallel Grab sample was analyzed for DOC (at UBC). Reports from BL Labs were provided by the CRD for the samples collected in association with this research. Reports were pdf format which was exported to Excel and converted to .csv for analysis in R.</w:t>
      </w:r>
      <w:commentRangeEnd w:id="61"/>
      <w:r w:rsidR="00985994">
        <w:rPr>
          <w:rStyle w:val="CommentReference"/>
        </w:rPr>
        <w:commentReference w:id="61"/>
      </w:r>
    </w:p>
    <w:p w14:paraId="337B9CEC" w14:textId="77777777" w:rsidR="00B86FD2" w:rsidRDefault="00972F25">
      <w:pPr>
        <w:pStyle w:val="Heading1"/>
      </w:pPr>
      <w:bookmarkStart w:id="62" w:name="results"/>
      <w:bookmarkStart w:id="63" w:name="_Toc40747051"/>
      <w:r>
        <w:lastRenderedPageBreak/>
        <w:t>Results</w:t>
      </w:r>
      <w:bookmarkEnd w:id="62"/>
      <w:bookmarkEnd w:id="63"/>
    </w:p>
    <w:p w14:paraId="283FE2AD" w14:textId="494CD858" w:rsidR="00B86FD2" w:rsidRDefault="00972F25">
      <w:r>
        <w:t xml:space="preserve">The primary objectives of this project </w:t>
      </w:r>
      <w:r w:rsidR="00777904">
        <w:t xml:space="preserve">were </w:t>
      </w:r>
      <w:r>
        <w:t>to characterize the range of hydrochemical dynamics and synchrony during rainfall response among sub-basins ranging in size from 9.6 to 37 km</w:t>
      </w:r>
      <w:r>
        <w:rPr>
          <w:vertAlign w:val="superscript"/>
        </w:rPr>
        <w:t>2</w:t>
      </w:r>
      <w:r>
        <w:t>. To understand spatial and temporal patterns in hydrochemical dynamics, this research was tackled in two key ways: (1) six sub-basin sites were equipped with vertical racks which logged river stage, air and water temperature at 10-minute intervals and passively collected whole water samples during stormflow on rising limbs of the hydrograph; and (2) thirteen sites, including the six sub-basin sites, were sampled synoptically every two to four weeks. Results of both the synoptic sampling and sub-basin monitoring were used to characterize the temporal and spatial range of DOC concentrations and DOM character. In addition to spatiotemporal dynamics, the sub-basin monitoring sites were used to evaluate hydrologic responses based on river rise (stream stage) and local precipitation. The vertical racks installed at the sub-basin sites enhanced the synoptic sampling program by collecting samples during rainfall-induced hydrologic surges – samples which would have been challenging and dangerous to collect manually at locations across the watershed. DOC concentration trends in stormflow were indicative of whether aqueous DOM was supply-limited or governed by hydrologic forcing. The data collected were used to elucidate spatiotemporal synchrony among sub-catchments.</w:t>
      </w:r>
    </w:p>
    <w:p w14:paraId="35E7D1A1" w14:textId="77777777" w:rsidR="00B86FD2" w:rsidRDefault="00972F25">
      <w:pPr>
        <w:pStyle w:val="Heading2"/>
      </w:pPr>
      <w:bookmarkStart w:id="64" w:name="weather"/>
      <w:bookmarkStart w:id="65" w:name="_Toc40747052"/>
      <w:r>
        <w:t>Weather</w:t>
      </w:r>
      <w:bookmarkEnd w:id="64"/>
      <w:bookmarkEnd w:id="65"/>
    </w:p>
    <w:p w14:paraId="1961CB9B" w14:textId="77777777" w:rsidR="00B86FD2" w:rsidRDefault="00972F25">
      <w:pPr>
        <w:pStyle w:val="Heading3"/>
      </w:pPr>
      <w:bookmarkStart w:id="66" w:name="crd-f-wx-stations"/>
      <w:bookmarkStart w:id="67" w:name="_Toc40747053"/>
      <w:r>
        <w:t>CRD F-</w:t>
      </w:r>
      <w:proofErr w:type="spellStart"/>
      <w:r>
        <w:t>Wx</w:t>
      </w:r>
      <w:proofErr w:type="spellEnd"/>
      <w:r>
        <w:t xml:space="preserve"> stations</w:t>
      </w:r>
      <w:bookmarkEnd w:id="66"/>
      <w:bookmarkEnd w:id="67"/>
    </w:p>
    <w:p w14:paraId="57CCC309" w14:textId="77777777" w:rsidR="00B86FD2" w:rsidRDefault="00972F25">
      <w:r>
        <w:t xml:space="preserve">The Capital Regional District (CRD) provided data from two fire-weather stations they operate within the Leech water supply area (LWSA). Chris Creek weather station is located in the headwaters of the Leech watershed and Martin’s Gulch is located near the future point of diversion (Leech River Tunnel). With two weather stations, there were insufficient data points to estimate sub-basin precipitation via </w:t>
      </w:r>
      <w:proofErr w:type="spellStart"/>
      <w:r>
        <w:t>Theissen</w:t>
      </w:r>
      <w:proofErr w:type="spellEnd"/>
      <w:r>
        <w:t xml:space="preserve"> polygons or </w:t>
      </w:r>
      <w:proofErr w:type="spellStart"/>
      <w:r>
        <w:t>isohyetal</w:t>
      </w:r>
      <w:proofErr w:type="spellEnd"/>
      <w:r>
        <w:t xml:space="preserve"> lines; therefore, arithmetic means were calculated based on data from Chris Creek and Martin’s Gulch stations. It was assumed that the arithmetic means of precipitation and temperatures were representative of conditions across the Leech watershed. Figure 6 shows average precipitation and air temperature over 2018 and 2019 with the study period highlighted, and Table 3 summarizes weather data by </w:t>
      </w:r>
      <w:proofErr w:type="spellStart"/>
      <w:r>
        <w:t>calender</w:t>
      </w:r>
      <w:proofErr w:type="spellEnd"/>
      <w:r>
        <w:t xml:space="preserve"> year. Not included here was rainfall for January 2020, which saw an average of 512 mm of rain.</w:t>
      </w:r>
    </w:p>
    <w:p w14:paraId="65632648" w14:textId="77777777" w:rsidR="00B86FD2" w:rsidRDefault="00972F25">
      <w:r>
        <w:lastRenderedPageBreak/>
        <w:t> </w:t>
      </w:r>
    </w:p>
    <w:p w14:paraId="27C07538" w14:textId="77777777" w:rsidR="00B86FD2" w:rsidRDefault="00972F25">
      <w:r>
        <w:rPr>
          <w:noProof/>
        </w:rPr>
        <w:drawing>
          <wp:inline distT="0" distB="0" distL="0" distR="0" wp14:anchorId="51D559A2" wp14:editId="00DC6B94">
            <wp:extent cx="5504749" cy="4587290"/>
            <wp:effectExtent l="0" t="0" r="0" b="0"/>
            <wp:docPr id="6" name="Picture" descr="Figure 6:  Average weather from two stations in the Leech water supply area, where the highlighted section indicates the study period."/>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Wx_LWSA-means.png"/>
                    <pic:cNvPicPr>
                      <a:picLocks noChangeAspect="1" noChangeArrowheads="1"/>
                    </pic:cNvPicPr>
                  </pic:nvPicPr>
                  <pic:blipFill>
                    <a:blip r:embed="rId17" cstate="email">
                      <a:extLst>
                        <a:ext uri="{28A0092B-C50C-407E-A947-70E740481C1C}">
                          <a14:useLocalDpi xmlns:a14="http://schemas.microsoft.com/office/drawing/2010/main"/>
                        </a:ext>
                      </a:extLst>
                    </a:blip>
                    <a:stretch>
                      <a:fillRect/>
                    </a:stretch>
                  </pic:blipFill>
                  <pic:spPr bwMode="auto">
                    <a:xfrm>
                      <a:off x="0" y="0"/>
                      <a:ext cx="5504749" cy="4587290"/>
                    </a:xfrm>
                    <a:prstGeom prst="rect">
                      <a:avLst/>
                    </a:prstGeom>
                    <a:noFill/>
                    <a:ln w="9525">
                      <a:noFill/>
                      <a:headEnd/>
                      <a:tailEnd/>
                    </a:ln>
                  </pic:spPr>
                </pic:pic>
              </a:graphicData>
            </a:graphic>
          </wp:inline>
        </w:drawing>
      </w:r>
    </w:p>
    <w:p w14:paraId="1D5DAFC0" w14:textId="77777777" w:rsidR="00B86FD2" w:rsidRDefault="00972F25">
      <w:r>
        <w:t xml:space="preserve">Figure 6:  </w:t>
      </w:r>
      <w:r>
        <w:rPr>
          <w:i/>
        </w:rPr>
        <w:t>Average weather from two stations in the Leech water supply area, where the highlighted section indicates the study period.</w:t>
      </w:r>
    </w:p>
    <w:p w14:paraId="2E2C1A63" w14:textId="77777777" w:rsidR="00B86FD2" w:rsidRDefault="00972F25">
      <w:r>
        <w:t> </w:t>
      </w:r>
    </w:p>
    <w:p w14:paraId="6CFD264C" w14:textId="77777777" w:rsidR="00B86FD2" w:rsidRDefault="00972F25">
      <w:r>
        <w:t xml:space="preserve">Table 3: </w:t>
      </w:r>
      <w:r>
        <w:rPr>
          <w:i/>
        </w:rPr>
        <w:t>Average of weather data from CRD stations in Leech water supply area in 2018 and 2019</w:t>
      </w:r>
    </w:p>
    <w:tbl>
      <w:tblPr>
        <w:tblW w:w="0" w:type="pct"/>
        <w:tblLook w:val="07E0" w:firstRow="1" w:lastRow="1" w:firstColumn="1" w:lastColumn="1" w:noHBand="1" w:noVBand="1"/>
        <w:tblCaption w:val="Table 3: Average of weather data from CRD stations in Leech water supply area in 2018 and 2019"/>
      </w:tblPr>
      <w:tblGrid>
        <w:gridCol w:w="734"/>
        <w:gridCol w:w="1345"/>
        <w:gridCol w:w="1215"/>
        <w:gridCol w:w="1362"/>
        <w:gridCol w:w="1089"/>
        <w:gridCol w:w="1142"/>
        <w:gridCol w:w="1056"/>
        <w:gridCol w:w="1065"/>
      </w:tblGrid>
      <w:tr w:rsidR="00B86FD2" w14:paraId="4A0DD6AC" w14:textId="77777777">
        <w:tc>
          <w:tcPr>
            <w:tcW w:w="0" w:type="auto"/>
            <w:tcBorders>
              <w:bottom w:val="single" w:sz="0" w:space="0" w:color="auto"/>
            </w:tcBorders>
            <w:vAlign w:val="bottom"/>
          </w:tcPr>
          <w:p w14:paraId="46B325C0" w14:textId="77777777" w:rsidR="00B86FD2" w:rsidRDefault="00972F25">
            <w:pPr>
              <w:jc w:val="right"/>
            </w:pPr>
            <w:r>
              <w:t>year</w:t>
            </w:r>
          </w:p>
        </w:tc>
        <w:tc>
          <w:tcPr>
            <w:tcW w:w="0" w:type="auto"/>
            <w:tcBorders>
              <w:bottom w:val="single" w:sz="0" w:space="0" w:color="auto"/>
            </w:tcBorders>
            <w:vAlign w:val="bottom"/>
          </w:tcPr>
          <w:p w14:paraId="61BBFF34" w14:textId="77777777" w:rsidR="00B86FD2" w:rsidRDefault="00972F25">
            <w:pPr>
              <w:jc w:val="right"/>
            </w:pPr>
            <w:r>
              <w:t>mean annual rain (mm)</w:t>
            </w:r>
          </w:p>
        </w:tc>
        <w:tc>
          <w:tcPr>
            <w:tcW w:w="0" w:type="auto"/>
            <w:tcBorders>
              <w:bottom w:val="single" w:sz="0" w:space="0" w:color="auto"/>
            </w:tcBorders>
            <w:vAlign w:val="bottom"/>
          </w:tcPr>
          <w:p w14:paraId="043A6089" w14:textId="77777777" w:rsidR="00B86FD2" w:rsidRDefault="00972F25">
            <w:pPr>
              <w:jc w:val="right"/>
            </w:pPr>
            <w:proofErr w:type="spellStart"/>
            <w:r>
              <w:t>stdev</w:t>
            </w:r>
            <w:proofErr w:type="spellEnd"/>
            <w:r>
              <w:t xml:space="preserve"> rain. (±mm)</w:t>
            </w:r>
          </w:p>
        </w:tc>
        <w:tc>
          <w:tcPr>
            <w:tcW w:w="0" w:type="auto"/>
            <w:tcBorders>
              <w:bottom w:val="single" w:sz="0" w:space="0" w:color="auto"/>
            </w:tcBorders>
            <w:vAlign w:val="bottom"/>
          </w:tcPr>
          <w:p w14:paraId="4E9617CC" w14:textId="77777777" w:rsidR="00B86FD2" w:rsidRDefault="00972F25">
            <w:pPr>
              <w:jc w:val="right"/>
            </w:pPr>
            <w:r>
              <w:t xml:space="preserve">mean snow </w:t>
            </w:r>
            <w:proofErr w:type="spellStart"/>
            <w:r>
              <w:t>accum</w:t>
            </w:r>
            <w:proofErr w:type="spellEnd"/>
            <w:r>
              <w:t>. (m)</w:t>
            </w:r>
          </w:p>
        </w:tc>
        <w:tc>
          <w:tcPr>
            <w:tcW w:w="0" w:type="auto"/>
            <w:tcBorders>
              <w:bottom w:val="single" w:sz="0" w:space="0" w:color="auto"/>
            </w:tcBorders>
            <w:vAlign w:val="bottom"/>
          </w:tcPr>
          <w:p w14:paraId="6F1BD781" w14:textId="77777777" w:rsidR="00B86FD2" w:rsidRDefault="00972F25">
            <w:pPr>
              <w:jc w:val="right"/>
            </w:pPr>
            <w:r>
              <w:t>mean temp. (°C)</w:t>
            </w:r>
          </w:p>
        </w:tc>
        <w:tc>
          <w:tcPr>
            <w:tcW w:w="0" w:type="auto"/>
            <w:tcBorders>
              <w:bottom w:val="single" w:sz="0" w:space="0" w:color="auto"/>
            </w:tcBorders>
            <w:vAlign w:val="bottom"/>
          </w:tcPr>
          <w:p w14:paraId="1A276D5F" w14:textId="77777777" w:rsidR="00B86FD2" w:rsidRDefault="00972F25">
            <w:pPr>
              <w:jc w:val="right"/>
            </w:pPr>
            <w:proofErr w:type="spellStart"/>
            <w:r>
              <w:t>st.dev</w:t>
            </w:r>
            <w:proofErr w:type="spellEnd"/>
            <w:r>
              <w:t xml:space="preserve"> temp. (±°C)</w:t>
            </w:r>
          </w:p>
        </w:tc>
        <w:tc>
          <w:tcPr>
            <w:tcW w:w="0" w:type="auto"/>
            <w:tcBorders>
              <w:bottom w:val="single" w:sz="0" w:space="0" w:color="auto"/>
            </w:tcBorders>
            <w:vAlign w:val="bottom"/>
          </w:tcPr>
          <w:p w14:paraId="759B9293" w14:textId="77777777" w:rsidR="00B86FD2" w:rsidRDefault="00972F25">
            <w:pPr>
              <w:jc w:val="right"/>
            </w:pPr>
            <w:r>
              <w:t>min. temp. (°C)</w:t>
            </w:r>
          </w:p>
        </w:tc>
        <w:tc>
          <w:tcPr>
            <w:tcW w:w="0" w:type="auto"/>
            <w:tcBorders>
              <w:bottom w:val="single" w:sz="0" w:space="0" w:color="auto"/>
            </w:tcBorders>
            <w:vAlign w:val="bottom"/>
          </w:tcPr>
          <w:p w14:paraId="6C531307" w14:textId="77777777" w:rsidR="00B86FD2" w:rsidRDefault="00972F25">
            <w:pPr>
              <w:jc w:val="right"/>
            </w:pPr>
            <w:r>
              <w:t>max. temp. (°C)</w:t>
            </w:r>
          </w:p>
        </w:tc>
      </w:tr>
      <w:tr w:rsidR="00B86FD2" w14:paraId="2E57BE47" w14:textId="77777777">
        <w:tc>
          <w:tcPr>
            <w:tcW w:w="0" w:type="auto"/>
          </w:tcPr>
          <w:p w14:paraId="0FF16A51" w14:textId="77777777" w:rsidR="00B86FD2" w:rsidRDefault="00972F25">
            <w:pPr>
              <w:jc w:val="right"/>
            </w:pPr>
            <w:r>
              <w:t>2018</w:t>
            </w:r>
          </w:p>
        </w:tc>
        <w:tc>
          <w:tcPr>
            <w:tcW w:w="0" w:type="auto"/>
          </w:tcPr>
          <w:p w14:paraId="3B885322" w14:textId="77777777" w:rsidR="00B86FD2" w:rsidRDefault="00972F25">
            <w:pPr>
              <w:jc w:val="right"/>
            </w:pPr>
            <w:r>
              <w:t>2005.1</w:t>
            </w:r>
          </w:p>
        </w:tc>
        <w:tc>
          <w:tcPr>
            <w:tcW w:w="0" w:type="auto"/>
          </w:tcPr>
          <w:p w14:paraId="77EA118B" w14:textId="77777777" w:rsidR="00B86FD2" w:rsidRDefault="00972F25">
            <w:pPr>
              <w:jc w:val="right"/>
            </w:pPr>
            <w:r>
              <w:t>52.7</w:t>
            </w:r>
          </w:p>
        </w:tc>
        <w:tc>
          <w:tcPr>
            <w:tcW w:w="0" w:type="auto"/>
          </w:tcPr>
          <w:p w14:paraId="69B00BA9" w14:textId="77777777" w:rsidR="00B86FD2" w:rsidRDefault="00972F25">
            <w:pPr>
              <w:jc w:val="right"/>
            </w:pPr>
            <w:r>
              <w:t>3.05</w:t>
            </w:r>
          </w:p>
        </w:tc>
        <w:tc>
          <w:tcPr>
            <w:tcW w:w="0" w:type="auto"/>
          </w:tcPr>
          <w:p w14:paraId="21BC5080" w14:textId="77777777" w:rsidR="00B86FD2" w:rsidRDefault="00972F25">
            <w:pPr>
              <w:jc w:val="right"/>
            </w:pPr>
            <w:r>
              <w:t>8.50</w:t>
            </w:r>
          </w:p>
        </w:tc>
        <w:tc>
          <w:tcPr>
            <w:tcW w:w="0" w:type="auto"/>
          </w:tcPr>
          <w:p w14:paraId="50690CE0" w14:textId="77777777" w:rsidR="00B86FD2" w:rsidRDefault="00972F25">
            <w:pPr>
              <w:jc w:val="right"/>
            </w:pPr>
            <w:r>
              <w:t>0.59</w:t>
            </w:r>
          </w:p>
        </w:tc>
        <w:tc>
          <w:tcPr>
            <w:tcW w:w="0" w:type="auto"/>
          </w:tcPr>
          <w:p w14:paraId="691FC710" w14:textId="77777777" w:rsidR="00B86FD2" w:rsidRDefault="00972F25">
            <w:pPr>
              <w:jc w:val="right"/>
            </w:pPr>
            <w:r>
              <w:t>-10.7</w:t>
            </w:r>
          </w:p>
        </w:tc>
        <w:tc>
          <w:tcPr>
            <w:tcW w:w="0" w:type="auto"/>
          </w:tcPr>
          <w:p w14:paraId="03249AEA" w14:textId="77777777" w:rsidR="00B86FD2" w:rsidRDefault="00972F25">
            <w:pPr>
              <w:jc w:val="right"/>
            </w:pPr>
            <w:r>
              <w:t>33.8</w:t>
            </w:r>
          </w:p>
        </w:tc>
      </w:tr>
      <w:tr w:rsidR="00B86FD2" w14:paraId="48B7800F" w14:textId="77777777">
        <w:tc>
          <w:tcPr>
            <w:tcW w:w="0" w:type="auto"/>
          </w:tcPr>
          <w:p w14:paraId="772B7745" w14:textId="77777777" w:rsidR="00B86FD2" w:rsidRDefault="00972F25">
            <w:pPr>
              <w:jc w:val="right"/>
            </w:pPr>
            <w:r>
              <w:t>2019</w:t>
            </w:r>
          </w:p>
        </w:tc>
        <w:tc>
          <w:tcPr>
            <w:tcW w:w="0" w:type="auto"/>
          </w:tcPr>
          <w:p w14:paraId="598B7BDD" w14:textId="77777777" w:rsidR="00B86FD2" w:rsidRDefault="00972F25">
            <w:pPr>
              <w:jc w:val="right"/>
            </w:pPr>
            <w:r>
              <w:t>1459.9</w:t>
            </w:r>
          </w:p>
        </w:tc>
        <w:tc>
          <w:tcPr>
            <w:tcW w:w="0" w:type="auto"/>
          </w:tcPr>
          <w:p w14:paraId="571BB968" w14:textId="77777777" w:rsidR="00B86FD2" w:rsidRDefault="00972F25">
            <w:pPr>
              <w:jc w:val="right"/>
            </w:pPr>
            <w:r>
              <w:t>43.5</w:t>
            </w:r>
          </w:p>
        </w:tc>
        <w:tc>
          <w:tcPr>
            <w:tcW w:w="0" w:type="auto"/>
          </w:tcPr>
          <w:p w14:paraId="5DA4A8BD" w14:textId="77777777" w:rsidR="00B86FD2" w:rsidRDefault="00972F25">
            <w:pPr>
              <w:jc w:val="right"/>
            </w:pPr>
            <w:r>
              <w:t>3.05</w:t>
            </w:r>
          </w:p>
        </w:tc>
        <w:tc>
          <w:tcPr>
            <w:tcW w:w="0" w:type="auto"/>
          </w:tcPr>
          <w:p w14:paraId="10EA5253" w14:textId="77777777" w:rsidR="00B86FD2" w:rsidRDefault="00972F25">
            <w:pPr>
              <w:jc w:val="right"/>
            </w:pPr>
            <w:r>
              <w:t>7.94</w:t>
            </w:r>
          </w:p>
        </w:tc>
        <w:tc>
          <w:tcPr>
            <w:tcW w:w="0" w:type="auto"/>
          </w:tcPr>
          <w:p w14:paraId="0864F0B4" w14:textId="77777777" w:rsidR="00B86FD2" w:rsidRDefault="00972F25">
            <w:pPr>
              <w:jc w:val="right"/>
            </w:pPr>
            <w:r>
              <w:t>0.63</w:t>
            </w:r>
          </w:p>
        </w:tc>
        <w:tc>
          <w:tcPr>
            <w:tcW w:w="0" w:type="auto"/>
          </w:tcPr>
          <w:p w14:paraId="2372E5DC" w14:textId="77777777" w:rsidR="00B86FD2" w:rsidRDefault="00972F25">
            <w:pPr>
              <w:jc w:val="right"/>
            </w:pPr>
            <w:r>
              <w:t>-13.2</w:t>
            </w:r>
          </w:p>
        </w:tc>
        <w:tc>
          <w:tcPr>
            <w:tcW w:w="0" w:type="auto"/>
          </w:tcPr>
          <w:p w14:paraId="09E8F2CE" w14:textId="77777777" w:rsidR="00B86FD2" w:rsidRDefault="00972F25">
            <w:pPr>
              <w:jc w:val="right"/>
            </w:pPr>
            <w:r>
              <w:t>31.2</w:t>
            </w:r>
          </w:p>
        </w:tc>
      </w:tr>
    </w:tbl>
    <w:p w14:paraId="42B89445" w14:textId="77777777" w:rsidR="00B86FD2" w:rsidRDefault="00972F25">
      <w:r>
        <w:t> </w:t>
      </w:r>
    </w:p>
    <w:p w14:paraId="3E1CE638" w14:textId="77777777" w:rsidR="00B86FD2" w:rsidRPr="00F27FAE" w:rsidRDefault="00972F25">
      <w:pPr>
        <w:pStyle w:val="Heading4"/>
        <w:rPr>
          <w:strike/>
        </w:rPr>
      </w:pPr>
      <w:bookmarkStart w:id="68" w:name="malahat-5-year-weather"/>
      <w:commentRangeStart w:id="69"/>
      <w:r w:rsidRPr="00F27FAE">
        <w:rPr>
          <w:strike/>
        </w:rPr>
        <w:lastRenderedPageBreak/>
        <w:t xml:space="preserve">Malahat </w:t>
      </w:r>
      <w:proofErr w:type="gramStart"/>
      <w:r w:rsidRPr="00F27FAE">
        <w:rPr>
          <w:strike/>
        </w:rPr>
        <w:t>5 year</w:t>
      </w:r>
      <w:proofErr w:type="gramEnd"/>
      <w:r w:rsidRPr="00F27FAE">
        <w:rPr>
          <w:strike/>
        </w:rPr>
        <w:t xml:space="preserve"> weather</w:t>
      </w:r>
      <w:bookmarkEnd w:id="68"/>
    </w:p>
    <w:p w14:paraId="75B8D34C" w14:textId="77777777" w:rsidR="00B86FD2" w:rsidRPr="00F27FAE" w:rsidRDefault="00972F25">
      <w:pPr>
        <w:rPr>
          <w:strike/>
        </w:rPr>
      </w:pPr>
      <w:r w:rsidRPr="00F27FAE">
        <w:rPr>
          <w:strike/>
        </w:rPr>
        <w:t>The LWSA weather stations were recently installed and therefore data during the study period could not be compared to a record from previous years. A nearby weather station operated by the BC Ministry of Transportation and Infrastructure (Malahat, station ID 62091) had data available from late 2013 which was used to check if weather during the study period departed from previous year trends. Figure 7 shows Malahat weather data, which are summarized in Table 4.</w:t>
      </w:r>
    </w:p>
    <w:p w14:paraId="4E8F0C76" w14:textId="77777777" w:rsidR="00B86FD2" w:rsidRPr="00F27FAE" w:rsidRDefault="00972F25">
      <w:pPr>
        <w:rPr>
          <w:strike/>
        </w:rPr>
      </w:pPr>
      <w:r w:rsidRPr="00F27FAE">
        <w:rPr>
          <w:strike/>
          <w:noProof/>
        </w:rPr>
        <w:drawing>
          <wp:inline distT="0" distB="0" distL="0" distR="0" wp14:anchorId="2317CA6F" wp14:editId="62BDCA9B">
            <wp:extent cx="5715000" cy="3527777"/>
            <wp:effectExtent l="0" t="0" r="0" b="0"/>
            <wp:docPr id="7" name="Picture" descr="Figure 7:  Five year weather from nearby Malahat station."/>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Wx_Malahat.png"/>
                    <pic:cNvPicPr>
                      <a:picLocks noChangeAspect="1" noChangeArrowheads="1"/>
                    </pic:cNvPicPr>
                  </pic:nvPicPr>
                  <pic:blipFill>
                    <a:blip r:embed="rId18"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60DDDC76" w14:textId="77777777" w:rsidR="00B86FD2" w:rsidRPr="00F27FAE" w:rsidRDefault="00972F25">
      <w:pPr>
        <w:rPr>
          <w:strike/>
        </w:rPr>
      </w:pPr>
      <w:r w:rsidRPr="00F27FAE">
        <w:rPr>
          <w:strike/>
        </w:rPr>
        <w:t xml:space="preserve">Figure 7:  </w:t>
      </w:r>
      <w:proofErr w:type="gramStart"/>
      <w:r w:rsidRPr="00F27FAE">
        <w:rPr>
          <w:i/>
          <w:strike/>
        </w:rPr>
        <w:t>Five year</w:t>
      </w:r>
      <w:proofErr w:type="gramEnd"/>
      <w:r w:rsidRPr="00F27FAE">
        <w:rPr>
          <w:i/>
          <w:strike/>
        </w:rPr>
        <w:t xml:space="preserve"> weather from nearby Malahat station.</w:t>
      </w:r>
    </w:p>
    <w:p w14:paraId="3A5F93A7" w14:textId="77777777" w:rsidR="00B86FD2" w:rsidRPr="00F27FAE" w:rsidRDefault="00972F25">
      <w:pPr>
        <w:rPr>
          <w:strike/>
        </w:rPr>
      </w:pPr>
      <w:r w:rsidRPr="00F27FAE">
        <w:rPr>
          <w:strike/>
        </w:rPr>
        <w:t> </w:t>
      </w:r>
    </w:p>
    <w:p w14:paraId="7FB04003" w14:textId="77777777" w:rsidR="00B86FD2" w:rsidRPr="00F27FAE" w:rsidRDefault="00972F25">
      <w:pPr>
        <w:rPr>
          <w:strike/>
        </w:rPr>
      </w:pPr>
      <w:r w:rsidRPr="00F27FAE">
        <w:rPr>
          <w:strike/>
        </w:rPr>
        <w:t xml:space="preserve">Table 4: </w:t>
      </w:r>
      <w:r w:rsidRPr="00F27FAE">
        <w:rPr>
          <w:i/>
          <w:strike/>
        </w:rPr>
        <w:t>Annual weather data from Malahat station</w:t>
      </w:r>
    </w:p>
    <w:tbl>
      <w:tblPr>
        <w:tblW w:w="0" w:type="pct"/>
        <w:tblLook w:val="07E0" w:firstRow="1" w:lastRow="1" w:firstColumn="1" w:lastColumn="1" w:noHBand="1" w:noVBand="1"/>
        <w:tblCaption w:val="Table 4: Annual weather data from Malahat station"/>
      </w:tblPr>
      <w:tblGrid>
        <w:gridCol w:w="734"/>
        <w:gridCol w:w="2328"/>
        <w:gridCol w:w="2258"/>
        <w:gridCol w:w="1706"/>
      </w:tblGrid>
      <w:tr w:rsidR="00B86FD2" w:rsidRPr="00126C4C" w14:paraId="63141E1E" w14:textId="77777777">
        <w:tc>
          <w:tcPr>
            <w:tcW w:w="0" w:type="auto"/>
            <w:tcBorders>
              <w:bottom w:val="single" w:sz="0" w:space="0" w:color="auto"/>
            </w:tcBorders>
            <w:vAlign w:val="bottom"/>
          </w:tcPr>
          <w:p w14:paraId="2794A4D5" w14:textId="77777777" w:rsidR="00B86FD2" w:rsidRPr="00F27FAE" w:rsidRDefault="00972F25">
            <w:pPr>
              <w:jc w:val="right"/>
              <w:rPr>
                <w:strike/>
              </w:rPr>
            </w:pPr>
            <w:r w:rsidRPr="00F27FAE">
              <w:rPr>
                <w:strike/>
              </w:rPr>
              <w:t>year</w:t>
            </w:r>
          </w:p>
        </w:tc>
        <w:tc>
          <w:tcPr>
            <w:tcW w:w="0" w:type="auto"/>
            <w:tcBorders>
              <w:bottom w:val="single" w:sz="0" w:space="0" w:color="auto"/>
            </w:tcBorders>
            <w:vAlign w:val="bottom"/>
          </w:tcPr>
          <w:p w14:paraId="0C844F08" w14:textId="77777777" w:rsidR="00B86FD2" w:rsidRPr="00F27FAE" w:rsidRDefault="00972F25">
            <w:pPr>
              <w:jc w:val="right"/>
              <w:rPr>
                <w:strike/>
              </w:rPr>
            </w:pPr>
            <w:r w:rsidRPr="00F27FAE">
              <w:rPr>
                <w:strike/>
              </w:rPr>
              <w:t xml:space="preserve">annual </w:t>
            </w:r>
            <w:proofErr w:type="spellStart"/>
            <w:r w:rsidRPr="00F27FAE">
              <w:rPr>
                <w:strike/>
              </w:rPr>
              <w:t>precip</w:t>
            </w:r>
            <w:proofErr w:type="spellEnd"/>
            <w:r w:rsidRPr="00F27FAE">
              <w:rPr>
                <w:strike/>
              </w:rPr>
              <w:t>. (mm)</w:t>
            </w:r>
          </w:p>
        </w:tc>
        <w:tc>
          <w:tcPr>
            <w:tcW w:w="0" w:type="auto"/>
            <w:tcBorders>
              <w:bottom w:val="single" w:sz="0" w:space="0" w:color="auto"/>
            </w:tcBorders>
            <w:vAlign w:val="bottom"/>
          </w:tcPr>
          <w:p w14:paraId="4AD89C9B" w14:textId="77777777" w:rsidR="00B86FD2" w:rsidRPr="00F27FAE" w:rsidRDefault="00972F25">
            <w:pPr>
              <w:jc w:val="right"/>
              <w:rPr>
                <w:strike/>
              </w:rPr>
            </w:pPr>
            <w:r w:rsidRPr="00F27FAE">
              <w:rPr>
                <w:strike/>
              </w:rPr>
              <w:t>mean air temp. (°C)</w:t>
            </w:r>
          </w:p>
        </w:tc>
        <w:tc>
          <w:tcPr>
            <w:tcW w:w="0" w:type="auto"/>
            <w:tcBorders>
              <w:bottom w:val="single" w:sz="0" w:space="0" w:color="auto"/>
            </w:tcBorders>
            <w:vAlign w:val="bottom"/>
          </w:tcPr>
          <w:p w14:paraId="72FCB0B6" w14:textId="77777777" w:rsidR="00B86FD2" w:rsidRPr="00F27FAE" w:rsidRDefault="00972F25">
            <w:pPr>
              <w:jc w:val="right"/>
              <w:rPr>
                <w:strike/>
              </w:rPr>
            </w:pPr>
            <w:proofErr w:type="spellStart"/>
            <w:r w:rsidRPr="00F27FAE">
              <w:rPr>
                <w:strike/>
              </w:rPr>
              <w:t>std.dev</w:t>
            </w:r>
            <w:proofErr w:type="spellEnd"/>
            <w:r w:rsidRPr="00F27FAE">
              <w:rPr>
                <w:strike/>
              </w:rPr>
              <w:t>. (± °C)</w:t>
            </w:r>
          </w:p>
        </w:tc>
      </w:tr>
      <w:tr w:rsidR="00B86FD2" w:rsidRPr="00126C4C" w14:paraId="53AC0C23" w14:textId="77777777">
        <w:tc>
          <w:tcPr>
            <w:tcW w:w="0" w:type="auto"/>
          </w:tcPr>
          <w:p w14:paraId="15D4433C" w14:textId="77777777" w:rsidR="00B86FD2" w:rsidRPr="00F27FAE" w:rsidRDefault="00972F25">
            <w:pPr>
              <w:jc w:val="right"/>
              <w:rPr>
                <w:strike/>
              </w:rPr>
            </w:pPr>
            <w:r w:rsidRPr="00F27FAE">
              <w:rPr>
                <w:strike/>
              </w:rPr>
              <w:t>2014</w:t>
            </w:r>
          </w:p>
        </w:tc>
        <w:tc>
          <w:tcPr>
            <w:tcW w:w="0" w:type="auto"/>
          </w:tcPr>
          <w:p w14:paraId="0B242293" w14:textId="77777777" w:rsidR="00B86FD2" w:rsidRPr="00F27FAE" w:rsidRDefault="00972F25">
            <w:pPr>
              <w:jc w:val="right"/>
              <w:rPr>
                <w:strike/>
              </w:rPr>
            </w:pPr>
            <w:r w:rsidRPr="00F27FAE">
              <w:rPr>
                <w:strike/>
              </w:rPr>
              <w:t>1260</w:t>
            </w:r>
          </w:p>
        </w:tc>
        <w:tc>
          <w:tcPr>
            <w:tcW w:w="0" w:type="auto"/>
          </w:tcPr>
          <w:p w14:paraId="044F29B6" w14:textId="77777777" w:rsidR="00B86FD2" w:rsidRPr="00F27FAE" w:rsidRDefault="00972F25">
            <w:pPr>
              <w:jc w:val="right"/>
              <w:rPr>
                <w:strike/>
              </w:rPr>
            </w:pPr>
            <w:r w:rsidRPr="00F27FAE">
              <w:rPr>
                <w:strike/>
              </w:rPr>
              <w:t>10.6</w:t>
            </w:r>
          </w:p>
        </w:tc>
        <w:tc>
          <w:tcPr>
            <w:tcW w:w="0" w:type="auto"/>
          </w:tcPr>
          <w:p w14:paraId="6BFFE975" w14:textId="77777777" w:rsidR="00B86FD2" w:rsidRPr="00F27FAE" w:rsidRDefault="00972F25">
            <w:pPr>
              <w:jc w:val="right"/>
              <w:rPr>
                <w:strike/>
              </w:rPr>
            </w:pPr>
            <w:r w:rsidRPr="00F27FAE">
              <w:rPr>
                <w:strike/>
              </w:rPr>
              <w:t>6.7</w:t>
            </w:r>
          </w:p>
        </w:tc>
      </w:tr>
      <w:tr w:rsidR="00B86FD2" w:rsidRPr="00126C4C" w14:paraId="1F04F2DB" w14:textId="77777777">
        <w:tc>
          <w:tcPr>
            <w:tcW w:w="0" w:type="auto"/>
          </w:tcPr>
          <w:p w14:paraId="0A5A8471" w14:textId="77777777" w:rsidR="00B86FD2" w:rsidRPr="00F27FAE" w:rsidRDefault="00972F25">
            <w:pPr>
              <w:jc w:val="right"/>
              <w:rPr>
                <w:strike/>
              </w:rPr>
            </w:pPr>
            <w:r w:rsidRPr="00F27FAE">
              <w:rPr>
                <w:strike/>
              </w:rPr>
              <w:t>2015</w:t>
            </w:r>
          </w:p>
        </w:tc>
        <w:tc>
          <w:tcPr>
            <w:tcW w:w="0" w:type="auto"/>
          </w:tcPr>
          <w:p w14:paraId="4D97A1D7" w14:textId="77777777" w:rsidR="00B86FD2" w:rsidRPr="00F27FAE" w:rsidRDefault="00972F25">
            <w:pPr>
              <w:jc w:val="right"/>
              <w:rPr>
                <w:strike/>
              </w:rPr>
            </w:pPr>
            <w:r w:rsidRPr="00F27FAE">
              <w:rPr>
                <w:strike/>
              </w:rPr>
              <w:t>1281</w:t>
            </w:r>
          </w:p>
        </w:tc>
        <w:tc>
          <w:tcPr>
            <w:tcW w:w="0" w:type="auto"/>
          </w:tcPr>
          <w:p w14:paraId="4D289730" w14:textId="77777777" w:rsidR="00B86FD2" w:rsidRPr="00F27FAE" w:rsidRDefault="00972F25">
            <w:pPr>
              <w:jc w:val="right"/>
              <w:rPr>
                <w:strike/>
              </w:rPr>
            </w:pPr>
            <w:r w:rsidRPr="00F27FAE">
              <w:rPr>
                <w:strike/>
              </w:rPr>
              <w:t>11.3</w:t>
            </w:r>
          </w:p>
        </w:tc>
        <w:tc>
          <w:tcPr>
            <w:tcW w:w="0" w:type="auto"/>
          </w:tcPr>
          <w:p w14:paraId="293CDD5D" w14:textId="77777777" w:rsidR="00B86FD2" w:rsidRPr="00F27FAE" w:rsidRDefault="00972F25">
            <w:pPr>
              <w:jc w:val="right"/>
              <w:rPr>
                <w:strike/>
              </w:rPr>
            </w:pPr>
            <w:r w:rsidRPr="00F27FAE">
              <w:rPr>
                <w:strike/>
              </w:rPr>
              <w:t>6.3</w:t>
            </w:r>
          </w:p>
        </w:tc>
      </w:tr>
      <w:tr w:rsidR="00B86FD2" w:rsidRPr="00126C4C" w14:paraId="2E1CE2CD" w14:textId="77777777">
        <w:tc>
          <w:tcPr>
            <w:tcW w:w="0" w:type="auto"/>
          </w:tcPr>
          <w:p w14:paraId="1BE58CA2" w14:textId="77777777" w:rsidR="00B86FD2" w:rsidRPr="00F27FAE" w:rsidRDefault="00972F25">
            <w:pPr>
              <w:jc w:val="right"/>
              <w:rPr>
                <w:strike/>
              </w:rPr>
            </w:pPr>
            <w:r w:rsidRPr="00F27FAE">
              <w:rPr>
                <w:strike/>
              </w:rPr>
              <w:t>2016</w:t>
            </w:r>
          </w:p>
        </w:tc>
        <w:tc>
          <w:tcPr>
            <w:tcW w:w="0" w:type="auto"/>
          </w:tcPr>
          <w:p w14:paraId="5050EADB" w14:textId="77777777" w:rsidR="00B86FD2" w:rsidRPr="00F27FAE" w:rsidRDefault="00972F25">
            <w:pPr>
              <w:jc w:val="right"/>
              <w:rPr>
                <w:strike/>
              </w:rPr>
            </w:pPr>
            <w:r w:rsidRPr="00F27FAE">
              <w:rPr>
                <w:strike/>
              </w:rPr>
              <w:t>1526</w:t>
            </w:r>
          </w:p>
        </w:tc>
        <w:tc>
          <w:tcPr>
            <w:tcW w:w="0" w:type="auto"/>
          </w:tcPr>
          <w:p w14:paraId="4B4EC2C0" w14:textId="77777777" w:rsidR="00B86FD2" w:rsidRPr="00F27FAE" w:rsidRDefault="00972F25">
            <w:pPr>
              <w:jc w:val="right"/>
              <w:rPr>
                <w:strike/>
              </w:rPr>
            </w:pPr>
            <w:r w:rsidRPr="00F27FAE">
              <w:rPr>
                <w:strike/>
              </w:rPr>
              <w:t>10.6</w:t>
            </w:r>
          </w:p>
        </w:tc>
        <w:tc>
          <w:tcPr>
            <w:tcW w:w="0" w:type="auto"/>
          </w:tcPr>
          <w:p w14:paraId="27922EDF" w14:textId="77777777" w:rsidR="00B86FD2" w:rsidRPr="00F27FAE" w:rsidRDefault="00972F25">
            <w:pPr>
              <w:jc w:val="right"/>
              <w:rPr>
                <w:strike/>
              </w:rPr>
            </w:pPr>
            <w:r w:rsidRPr="00F27FAE">
              <w:rPr>
                <w:strike/>
              </w:rPr>
              <w:t>6.2</w:t>
            </w:r>
          </w:p>
        </w:tc>
      </w:tr>
      <w:tr w:rsidR="00B86FD2" w:rsidRPr="00126C4C" w14:paraId="685A63DB" w14:textId="77777777">
        <w:tc>
          <w:tcPr>
            <w:tcW w:w="0" w:type="auto"/>
          </w:tcPr>
          <w:p w14:paraId="25359862" w14:textId="77777777" w:rsidR="00B86FD2" w:rsidRPr="00F27FAE" w:rsidRDefault="00972F25">
            <w:pPr>
              <w:jc w:val="right"/>
              <w:rPr>
                <w:strike/>
              </w:rPr>
            </w:pPr>
            <w:r w:rsidRPr="00F27FAE">
              <w:rPr>
                <w:strike/>
              </w:rPr>
              <w:t>2017</w:t>
            </w:r>
          </w:p>
        </w:tc>
        <w:tc>
          <w:tcPr>
            <w:tcW w:w="0" w:type="auto"/>
          </w:tcPr>
          <w:p w14:paraId="1423AD23" w14:textId="77777777" w:rsidR="00B86FD2" w:rsidRPr="00F27FAE" w:rsidRDefault="00972F25">
            <w:pPr>
              <w:jc w:val="right"/>
              <w:rPr>
                <w:strike/>
              </w:rPr>
            </w:pPr>
            <w:r w:rsidRPr="00F27FAE">
              <w:rPr>
                <w:strike/>
              </w:rPr>
              <w:t>1331</w:t>
            </w:r>
          </w:p>
        </w:tc>
        <w:tc>
          <w:tcPr>
            <w:tcW w:w="0" w:type="auto"/>
          </w:tcPr>
          <w:p w14:paraId="37B5E0C5" w14:textId="77777777" w:rsidR="00B86FD2" w:rsidRPr="00F27FAE" w:rsidRDefault="00972F25">
            <w:pPr>
              <w:jc w:val="right"/>
              <w:rPr>
                <w:strike/>
              </w:rPr>
            </w:pPr>
            <w:r w:rsidRPr="00F27FAE">
              <w:rPr>
                <w:strike/>
              </w:rPr>
              <w:t>10.5</w:t>
            </w:r>
          </w:p>
        </w:tc>
        <w:tc>
          <w:tcPr>
            <w:tcW w:w="0" w:type="auto"/>
          </w:tcPr>
          <w:p w14:paraId="577CC33A" w14:textId="77777777" w:rsidR="00B86FD2" w:rsidRPr="00F27FAE" w:rsidRDefault="00972F25">
            <w:pPr>
              <w:jc w:val="right"/>
              <w:rPr>
                <w:strike/>
              </w:rPr>
            </w:pPr>
            <w:r w:rsidRPr="00F27FAE">
              <w:rPr>
                <w:strike/>
              </w:rPr>
              <w:t>7.1</w:t>
            </w:r>
          </w:p>
        </w:tc>
      </w:tr>
      <w:tr w:rsidR="00B86FD2" w:rsidRPr="00126C4C" w14:paraId="56F6EB52" w14:textId="77777777">
        <w:tc>
          <w:tcPr>
            <w:tcW w:w="0" w:type="auto"/>
          </w:tcPr>
          <w:p w14:paraId="6EB5B5F4" w14:textId="77777777" w:rsidR="00B86FD2" w:rsidRPr="00F27FAE" w:rsidRDefault="00972F25">
            <w:pPr>
              <w:jc w:val="right"/>
              <w:rPr>
                <w:strike/>
              </w:rPr>
            </w:pPr>
            <w:r w:rsidRPr="00F27FAE">
              <w:rPr>
                <w:strike/>
              </w:rPr>
              <w:t>2018</w:t>
            </w:r>
          </w:p>
        </w:tc>
        <w:tc>
          <w:tcPr>
            <w:tcW w:w="0" w:type="auto"/>
          </w:tcPr>
          <w:p w14:paraId="4C1232F9" w14:textId="77777777" w:rsidR="00B86FD2" w:rsidRPr="00F27FAE" w:rsidRDefault="00972F25">
            <w:pPr>
              <w:jc w:val="right"/>
              <w:rPr>
                <w:strike/>
              </w:rPr>
            </w:pPr>
            <w:r w:rsidRPr="00F27FAE">
              <w:rPr>
                <w:strike/>
              </w:rPr>
              <w:t>1636</w:t>
            </w:r>
          </w:p>
        </w:tc>
        <w:tc>
          <w:tcPr>
            <w:tcW w:w="0" w:type="auto"/>
          </w:tcPr>
          <w:p w14:paraId="713A527F" w14:textId="77777777" w:rsidR="00B86FD2" w:rsidRPr="00F27FAE" w:rsidRDefault="00972F25">
            <w:pPr>
              <w:jc w:val="right"/>
              <w:rPr>
                <w:strike/>
              </w:rPr>
            </w:pPr>
            <w:r w:rsidRPr="00F27FAE">
              <w:rPr>
                <w:strike/>
              </w:rPr>
              <w:t>10.6</w:t>
            </w:r>
          </w:p>
        </w:tc>
        <w:tc>
          <w:tcPr>
            <w:tcW w:w="0" w:type="auto"/>
          </w:tcPr>
          <w:p w14:paraId="657BBC62" w14:textId="77777777" w:rsidR="00B86FD2" w:rsidRPr="00F27FAE" w:rsidRDefault="00972F25">
            <w:pPr>
              <w:jc w:val="right"/>
              <w:rPr>
                <w:strike/>
              </w:rPr>
            </w:pPr>
            <w:r w:rsidRPr="00F27FAE">
              <w:rPr>
                <w:strike/>
              </w:rPr>
              <w:t>6.6</w:t>
            </w:r>
          </w:p>
        </w:tc>
      </w:tr>
      <w:tr w:rsidR="00B86FD2" w:rsidRPr="00126C4C" w14:paraId="7D10DB4C" w14:textId="77777777">
        <w:tc>
          <w:tcPr>
            <w:tcW w:w="0" w:type="auto"/>
          </w:tcPr>
          <w:p w14:paraId="59AE7BF5" w14:textId="77777777" w:rsidR="00B86FD2" w:rsidRPr="00F27FAE" w:rsidRDefault="00972F25">
            <w:pPr>
              <w:jc w:val="right"/>
              <w:rPr>
                <w:strike/>
              </w:rPr>
            </w:pPr>
            <w:r w:rsidRPr="00F27FAE">
              <w:rPr>
                <w:strike/>
              </w:rPr>
              <w:t>2019</w:t>
            </w:r>
          </w:p>
        </w:tc>
        <w:tc>
          <w:tcPr>
            <w:tcW w:w="0" w:type="auto"/>
          </w:tcPr>
          <w:p w14:paraId="15D657AC" w14:textId="77777777" w:rsidR="00B86FD2" w:rsidRPr="00F27FAE" w:rsidRDefault="00972F25">
            <w:pPr>
              <w:jc w:val="right"/>
              <w:rPr>
                <w:strike/>
              </w:rPr>
            </w:pPr>
            <w:r w:rsidRPr="00F27FAE">
              <w:rPr>
                <w:strike/>
              </w:rPr>
              <w:t>1494</w:t>
            </w:r>
          </w:p>
        </w:tc>
        <w:tc>
          <w:tcPr>
            <w:tcW w:w="0" w:type="auto"/>
          </w:tcPr>
          <w:p w14:paraId="5AEE2A03" w14:textId="77777777" w:rsidR="00B86FD2" w:rsidRPr="00F27FAE" w:rsidRDefault="00972F25">
            <w:pPr>
              <w:jc w:val="right"/>
              <w:rPr>
                <w:strike/>
              </w:rPr>
            </w:pPr>
            <w:r w:rsidRPr="00F27FAE">
              <w:rPr>
                <w:strike/>
              </w:rPr>
              <w:t>10.1</w:t>
            </w:r>
          </w:p>
        </w:tc>
        <w:tc>
          <w:tcPr>
            <w:tcW w:w="0" w:type="auto"/>
          </w:tcPr>
          <w:p w14:paraId="7DCEAEB2" w14:textId="77777777" w:rsidR="00B86FD2" w:rsidRPr="00F27FAE" w:rsidRDefault="00972F25">
            <w:pPr>
              <w:jc w:val="right"/>
              <w:rPr>
                <w:strike/>
              </w:rPr>
            </w:pPr>
            <w:r w:rsidRPr="00F27FAE">
              <w:rPr>
                <w:strike/>
              </w:rPr>
              <w:t>6.3</w:t>
            </w:r>
          </w:p>
        </w:tc>
      </w:tr>
    </w:tbl>
    <w:p w14:paraId="0AB9DD89" w14:textId="77777777" w:rsidR="00B86FD2" w:rsidRDefault="00126C4C">
      <w:pPr>
        <w:pStyle w:val="Heading3"/>
      </w:pPr>
      <w:bookmarkStart w:id="70" w:name="leech-river-responses"/>
      <w:bookmarkStart w:id="71" w:name="_Toc40747054"/>
      <w:commentRangeEnd w:id="69"/>
      <w:r>
        <w:rPr>
          <w:rStyle w:val="CommentReference"/>
          <w:rFonts w:ascii="Ebrima" w:eastAsiaTheme="minorHAnsi" w:hAnsi="Ebrima" w:cstheme="minorHAnsi"/>
          <w:b w:val="0"/>
        </w:rPr>
        <w:lastRenderedPageBreak/>
        <w:commentReference w:id="69"/>
      </w:r>
      <w:r w:rsidR="00972F25">
        <w:t>Leech River Responses</w:t>
      </w:r>
      <w:bookmarkEnd w:id="70"/>
      <w:bookmarkEnd w:id="71"/>
    </w:p>
    <w:p w14:paraId="17748C0A" w14:textId="77777777" w:rsidR="00B86FD2" w:rsidRDefault="00972F25">
      <w:r>
        <w:t>River stage was continuously recorded at six locations across the LWSA. Figure 8 shows weather and stream response over the study period.</w:t>
      </w:r>
    </w:p>
    <w:p w14:paraId="6D2D291B" w14:textId="77777777" w:rsidR="00B86FD2" w:rsidRDefault="00972F25">
      <w:r>
        <w:t> </w:t>
      </w:r>
    </w:p>
    <w:p w14:paraId="788EE9F7" w14:textId="77777777" w:rsidR="00B86FD2" w:rsidRDefault="00972F25">
      <w:r>
        <w:rPr>
          <w:noProof/>
        </w:rPr>
        <w:lastRenderedPageBreak/>
        <w:drawing>
          <wp:inline distT="0" distB="0" distL="0" distR="0" wp14:anchorId="26129030" wp14:editId="31324493">
            <wp:extent cx="5715000" cy="7395882"/>
            <wp:effectExtent l="0" t="0" r="0" b="0"/>
            <wp:docPr id="8" name="Picture" descr="Figure 8:  Weather and stream rise response at six locations across the Leech water supply area."/>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Wx-stage_subbasins_megaplot.png"/>
                    <pic:cNvPicPr>
                      <a:picLocks noChangeAspect="1" noChangeArrowheads="1"/>
                    </pic:cNvPicPr>
                  </pic:nvPicPr>
                  <pic:blipFill>
                    <a:blip r:embed="rId19" cstate="email">
                      <a:extLst>
                        <a:ext uri="{28A0092B-C50C-407E-A947-70E740481C1C}">
                          <a14:useLocalDpi xmlns:a14="http://schemas.microsoft.com/office/drawing/2010/main"/>
                        </a:ext>
                      </a:extLst>
                    </a:blip>
                    <a:stretch>
                      <a:fillRect/>
                    </a:stretch>
                  </pic:blipFill>
                  <pic:spPr bwMode="auto">
                    <a:xfrm>
                      <a:off x="0" y="0"/>
                      <a:ext cx="5715000" cy="7395882"/>
                    </a:xfrm>
                    <a:prstGeom prst="rect">
                      <a:avLst/>
                    </a:prstGeom>
                    <a:noFill/>
                    <a:ln w="9525">
                      <a:noFill/>
                      <a:headEnd/>
                      <a:tailEnd/>
                    </a:ln>
                  </pic:spPr>
                </pic:pic>
              </a:graphicData>
            </a:graphic>
          </wp:inline>
        </w:drawing>
      </w:r>
    </w:p>
    <w:p w14:paraId="1DB29DFF" w14:textId="77777777" w:rsidR="00B86FD2" w:rsidRDefault="00972F25">
      <w:r>
        <w:t xml:space="preserve">Figure 8:  </w:t>
      </w:r>
      <w:r>
        <w:rPr>
          <w:i/>
        </w:rPr>
        <w:t>Weather and stream rise response at six locations across the Leech water supply area.</w:t>
      </w:r>
    </w:p>
    <w:p w14:paraId="6863FD73" w14:textId="77777777" w:rsidR="00B86FD2" w:rsidRDefault="00972F25">
      <w:r>
        <w:t> </w:t>
      </w:r>
    </w:p>
    <w:p w14:paraId="5EFF1F5C" w14:textId="77777777" w:rsidR="00B86FD2" w:rsidRDefault="00972F25">
      <w:pPr>
        <w:numPr>
          <w:ilvl w:val="0"/>
          <w:numId w:val="18"/>
        </w:numPr>
      </w:pPr>
      <w:r>
        <w:lastRenderedPageBreak/>
        <w:t xml:space="preserve">TO DO: ADD summary of connectivity / </w:t>
      </w:r>
      <w:proofErr w:type="spellStart"/>
      <w:r>
        <w:t>synchronisity</w:t>
      </w:r>
      <w:proofErr w:type="spellEnd"/>
      <w:r>
        <w:t xml:space="preserve"> among </w:t>
      </w:r>
      <w:proofErr w:type="spellStart"/>
      <w:r>
        <w:t>subbasins</w:t>
      </w:r>
      <w:proofErr w:type="spellEnd"/>
    </w:p>
    <w:p w14:paraId="7C62EC8D" w14:textId="77777777" w:rsidR="00B86FD2" w:rsidRDefault="00972F25">
      <w:r>
        <w:t> </w:t>
      </w:r>
    </w:p>
    <w:p w14:paraId="7A19DF25" w14:textId="77777777" w:rsidR="00B86FD2" w:rsidRDefault="00972F25">
      <w:pPr>
        <w:pStyle w:val="Heading3"/>
      </w:pPr>
      <w:bookmarkStart w:id="72" w:name="rain-events"/>
      <w:bookmarkStart w:id="73" w:name="_Toc40747055"/>
      <w:r>
        <w:t>Rain events</w:t>
      </w:r>
      <w:bookmarkEnd w:id="72"/>
      <w:bookmarkEnd w:id="73"/>
    </w:p>
    <w:p w14:paraId="4D928D72" w14:textId="77777777" w:rsidR="00B86FD2" w:rsidRDefault="00972F25">
      <w:r>
        <w:t>Rain events were defined using the USGS Rainmaker package in R with 15-minute rain measurements (average of the two CRD LWSA stations). Major events were defined by cumulative precipitation in excess of 50 mm, and separated by a period of 14 hours between events. Table 5 summarizes the eighteen rain events which occurred during the study period, and Figure 9 shows stream level at each monitored sub-basin along with events and samples collected. Eight of these events were captured in the 2019 water year (2018-2019 wet season), the other ten in the 2020 water year.</w:t>
      </w:r>
    </w:p>
    <w:p w14:paraId="0A4923C3" w14:textId="77777777" w:rsidR="00B86FD2" w:rsidRDefault="00972F25">
      <w:r>
        <w:t> </w:t>
      </w:r>
    </w:p>
    <w:p w14:paraId="32ED9F0C" w14:textId="77777777" w:rsidR="00B86FD2" w:rsidRDefault="00972F25">
      <w:commentRangeStart w:id="74"/>
      <w:r>
        <w:t xml:space="preserve">Table 5: </w:t>
      </w:r>
      <w:r>
        <w:rPr>
          <w:i/>
        </w:rPr>
        <w:t>Rain events defined based on precipitation intensity</w:t>
      </w:r>
      <w:commentRangeEnd w:id="74"/>
      <w:r w:rsidR="000B2DDE">
        <w:rPr>
          <w:rStyle w:val="CommentReference"/>
        </w:rPr>
        <w:commentReference w:id="74"/>
      </w:r>
    </w:p>
    <w:tbl>
      <w:tblPr>
        <w:tblW w:w="0" w:type="pct"/>
        <w:tblLook w:val="07E0" w:firstRow="1" w:lastRow="1" w:firstColumn="1" w:lastColumn="1" w:noHBand="1" w:noVBand="1"/>
        <w:tblCaption w:val="Table 5: Rain events defined based on precipitation intensity"/>
      </w:tblPr>
      <w:tblGrid>
        <w:gridCol w:w="1093"/>
        <w:gridCol w:w="1300"/>
        <w:gridCol w:w="2390"/>
        <w:gridCol w:w="2390"/>
      </w:tblGrid>
      <w:tr w:rsidR="00B86FD2" w14:paraId="7A94BD53" w14:textId="77777777">
        <w:tc>
          <w:tcPr>
            <w:tcW w:w="0" w:type="auto"/>
            <w:tcBorders>
              <w:bottom w:val="single" w:sz="0" w:space="0" w:color="auto"/>
            </w:tcBorders>
            <w:vAlign w:val="bottom"/>
          </w:tcPr>
          <w:p w14:paraId="60FB5378" w14:textId="77777777" w:rsidR="00B86FD2" w:rsidRDefault="00972F25">
            <w:pPr>
              <w:jc w:val="right"/>
            </w:pPr>
            <w:r>
              <w:t>Event ID</w:t>
            </w:r>
          </w:p>
        </w:tc>
        <w:tc>
          <w:tcPr>
            <w:tcW w:w="0" w:type="auto"/>
            <w:tcBorders>
              <w:bottom w:val="single" w:sz="0" w:space="0" w:color="auto"/>
            </w:tcBorders>
            <w:vAlign w:val="bottom"/>
          </w:tcPr>
          <w:p w14:paraId="24BE00B5" w14:textId="77777777" w:rsidR="00B86FD2" w:rsidRDefault="00972F25">
            <w:pPr>
              <w:jc w:val="right"/>
            </w:pPr>
            <w:r>
              <w:t>Rain (mm)</w:t>
            </w:r>
          </w:p>
        </w:tc>
        <w:tc>
          <w:tcPr>
            <w:tcW w:w="0" w:type="auto"/>
            <w:tcBorders>
              <w:bottom w:val="single" w:sz="0" w:space="0" w:color="auto"/>
            </w:tcBorders>
            <w:vAlign w:val="bottom"/>
          </w:tcPr>
          <w:p w14:paraId="282DD8A0" w14:textId="77777777" w:rsidR="00B86FD2" w:rsidRDefault="00972F25">
            <w:r>
              <w:t>Start</w:t>
            </w:r>
          </w:p>
        </w:tc>
        <w:tc>
          <w:tcPr>
            <w:tcW w:w="0" w:type="auto"/>
            <w:tcBorders>
              <w:bottom w:val="single" w:sz="0" w:space="0" w:color="auto"/>
            </w:tcBorders>
            <w:vAlign w:val="bottom"/>
          </w:tcPr>
          <w:p w14:paraId="01DC46CC" w14:textId="77777777" w:rsidR="00B86FD2" w:rsidRDefault="00972F25">
            <w:r>
              <w:t>End</w:t>
            </w:r>
          </w:p>
        </w:tc>
      </w:tr>
      <w:tr w:rsidR="00B86FD2" w14:paraId="6E9AD729" w14:textId="77777777">
        <w:tc>
          <w:tcPr>
            <w:tcW w:w="0" w:type="auto"/>
          </w:tcPr>
          <w:p w14:paraId="3730025B" w14:textId="77777777" w:rsidR="00B86FD2" w:rsidRDefault="00972F25">
            <w:pPr>
              <w:jc w:val="right"/>
            </w:pPr>
            <w:r>
              <w:t>1</w:t>
            </w:r>
          </w:p>
        </w:tc>
        <w:tc>
          <w:tcPr>
            <w:tcW w:w="0" w:type="auto"/>
          </w:tcPr>
          <w:p w14:paraId="47D72883" w14:textId="77777777" w:rsidR="00B86FD2" w:rsidRDefault="00972F25">
            <w:pPr>
              <w:jc w:val="right"/>
            </w:pPr>
            <w:r>
              <w:t>124.435</w:t>
            </w:r>
          </w:p>
        </w:tc>
        <w:tc>
          <w:tcPr>
            <w:tcW w:w="0" w:type="auto"/>
          </w:tcPr>
          <w:p w14:paraId="243A000F" w14:textId="77777777" w:rsidR="00B86FD2" w:rsidRDefault="00972F25">
            <w:r>
              <w:t>2018-10-27 09:15:00</w:t>
            </w:r>
          </w:p>
        </w:tc>
        <w:tc>
          <w:tcPr>
            <w:tcW w:w="0" w:type="auto"/>
          </w:tcPr>
          <w:p w14:paraId="60210A73" w14:textId="77777777" w:rsidR="00B86FD2" w:rsidRDefault="00972F25">
            <w:r>
              <w:t>2018-11-02 12:45:00</w:t>
            </w:r>
          </w:p>
        </w:tc>
      </w:tr>
      <w:tr w:rsidR="00B86FD2" w14:paraId="604C5217" w14:textId="77777777">
        <w:tc>
          <w:tcPr>
            <w:tcW w:w="0" w:type="auto"/>
          </w:tcPr>
          <w:p w14:paraId="453D23A0" w14:textId="77777777" w:rsidR="00B86FD2" w:rsidRDefault="00972F25">
            <w:pPr>
              <w:jc w:val="right"/>
            </w:pPr>
            <w:r>
              <w:t>2</w:t>
            </w:r>
          </w:p>
        </w:tc>
        <w:tc>
          <w:tcPr>
            <w:tcW w:w="0" w:type="auto"/>
          </w:tcPr>
          <w:p w14:paraId="558C81F9" w14:textId="77777777" w:rsidR="00B86FD2" w:rsidRDefault="00972F25">
            <w:pPr>
              <w:jc w:val="right"/>
            </w:pPr>
            <w:r>
              <w:t>54.805</w:t>
            </w:r>
          </w:p>
        </w:tc>
        <w:tc>
          <w:tcPr>
            <w:tcW w:w="0" w:type="auto"/>
          </w:tcPr>
          <w:p w14:paraId="0A6306ED" w14:textId="77777777" w:rsidR="00B86FD2" w:rsidRDefault="00972F25">
            <w:r>
              <w:t>2018-11-03 11:30:00</w:t>
            </w:r>
          </w:p>
        </w:tc>
        <w:tc>
          <w:tcPr>
            <w:tcW w:w="0" w:type="auto"/>
          </w:tcPr>
          <w:p w14:paraId="140D60EE" w14:textId="77777777" w:rsidR="00B86FD2" w:rsidRDefault="00972F25">
            <w:r>
              <w:t>2018-11-04 10:15:00</w:t>
            </w:r>
          </w:p>
        </w:tc>
      </w:tr>
      <w:tr w:rsidR="00B86FD2" w14:paraId="7A8EB94E" w14:textId="77777777">
        <w:tc>
          <w:tcPr>
            <w:tcW w:w="0" w:type="auto"/>
          </w:tcPr>
          <w:p w14:paraId="6AF62F12" w14:textId="77777777" w:rsidR="00B86FD2" w:rsidRDefault="00972F25">
            <w:pPr>
              <w:jc w:val="right"/>
            </w:pPr>
            <w:r>
              <w:t>3</w:t>
            </w:r>
          </w:p>
        </w:tc>
        <w:tc>
          <w:tcPr>
            <w:tcW w:w="0" w:type="auto"/>
          </w:tcPr>
          <w:p w14:paraId="0178A2E7" w14:textId="77777777" w:rsidR="00B86FD2" w:rsidRDefault="00972F25">
            <w:pPr>
              <w:jc w:val="right"/>
            </w:pPr>
            <w:r>
              <w:t>156.055</w:t>
            </w:r>
          </w:p>
        </w:tc>
        <w:tc>
          <w:tcPr>
            <w:tcW w:w="0" w:type="auto"/>
          </w:tcPr>
          <w:p w14:paraId="0C0E37FC" w14:textId="77777777" w:rsidR="00B86FD2" w:rsidRDefault="00972F25">
            <w:r>
              <w:t>2018-11-25 19:45:00</w:t>
            </w:r>
          </w:p>
        </w:tc>
        <w:tc>
          <w:tcPr>
            <w:tcW w:w="0" w:type="auto"/>
          </w:tcPr>
          <w:p w14:paraId="18867DA4" w14:textId="77777777" w:rsidR="00B86FD2" w:rsidRDefault="00972F25">
            <w:r>
              <w:t>2018-11-29 09:00:00</w:t>
            </w:r>
          </w:p>
        </w:tc>
      </w:tr>
      <w:tr w:rsidR="00B86FD2" w14:paraId="033EA904" w14:textId="77777777">
        <w:tc>
          <w:tcPr>
            <w:tcW w:w="0" w:type="auto"/>
          </w:tcPr>
          <w:p w14:paraId="5067DAC9" w14:textId="77777777" w:rsidR="00B86FD2" w:rsidRDefault="00972F25">
            <w:pPr>
              <w:jc w:val="right"/>
            </w:pPr>
            <w:r>
              <w:t>4</w:t>
            </w:r>
          </w:p>
        </w:tc>
        <w:tc>
          <w:tcPr>
            <w:tcW w:w="0" w:type="auto"/>
          </w:tcPr>
          <w:p w14:paraId="3B413367" w14:textId="77777777" w:rsidR="00B86FD2" w:rsidRDefault="00972F25">
            <w:pPr>
              <w:jc w:val="right"/>
            </w:pPr>
            <w:r>
              <w:t>205.080</w:t>
            </w:r>
          </w:p>
        </w:tc>
        <w:tc>
          <w:tcPr>
            <w:tcW w:w="0" w:type="auto"/>
          </w:tcPr>
          <w:p w14:paraId="4F5DBCDA" w14:textId="77777777" w:rsidR="00B86FD2" w:rsidRDefault="00972F25">
            <w:r>
              <w:t>2018-12-09 12:15:00</w:t>
            </w:r>
          </w:p>
        </w:tc>
        <w:tc>
          <w:tcPr>
            <w:tcW w:w="0" w:type="auto"/>
          </w:tcPr>
          <w:p w14:paraId="5A22C724" w14:textId="77777777" w:rsidR="00B86FD2" w:rsidRDefault="00972F25">
            <w:r>
              <w:t>2018-12-14 10:30:00</w:t>
            </w:r>
          </w:p>
        </w:tc>
      </w:tr>
      <w:tr w:rsidR="00B86FD2" w14:paraId="507BAA2B" w14:textId="77777777">
        <w:tc>
          <w:tcPr>
            <w:tcW w:w="0" w:type="auto"/>
          </w:tcPr>
          <w:p w14:paraId="15E6B860" w14:textId="77777777" w:rsidR="00B86FD2" w:rsidRDefault="00972F25">
            <w:pPr>
              <w:jc w:val="right"/>
            </w:pPr>
            <w:r>
              <w:t>5</w:t>
            </w:r>
          </w:p>
        </w:tc>
        <w:tc>
          <w:tcPr>
            <w:tcW w:w="0" w:type="auto"/>
          </w:tcPr>
          <w:p w14:paraId="4F3BFE03" w14:textId="77777777" w:rsidR="00B86FD2" w:rsidRDefault="00972F25">
            <w:pPr>
              <w:jc w:val="right"/>
            </w:pPr>
            <w:r>
              <w:t>181.635</w:t>
            </w:r>
          </w:p>
        </w:tc>
        <w:tc>
          <w:tcPr>
            <w:tcW w:w="0" w:type="auto"/>
          </w:tcPr>
          <w:p w14:paraId="4B8CA057" w14:textId="77777777" w:rsidR="00B86FD2" w:rsidRDefault="00972F25">
            <w:r>
              <w:t>2018-12-15 00:45:00</w:t>
            </w:r>
          </w:p>
        </w:tc>
        <w:tc>
          <w:tcPr>
            <w:tcW w:w="0" w:type="auto"/>
          </w:tcPr>
          <w:p w14:paraId="6CF00EFB" w14:textId="77777777" w:rsidR="00B86FD2" w:rsidRDefault="00972F25">
            <w:r>
              <w:t>2018-12-21 05:00:00</w:t>
            </w:r>
          </w:p>
        </w:tc>
      </w:tr>
      <w:tr w:rsidR="00B86FD2" w14:paraId="7EC59629" w14:textId="77777777">
        <w:tc>
          <w:tcPr>
            <w:tcW w:w="0" w:type="auto"/>
          </w:tcPr>
          <w:p w14:paraId="333C1E8B" w14:textId="77777777" w:rsidR="00B86FD2" w:rsidRDefault="00972F25">
            <w:pPr>
              <w:jc w:val="right"/>
            </w:pPr>
            <w:r>
              <w:t>6</w:t>
            </w:r>
          </w:p>
        </w:tc>
        <w:tc>
          <w:tcPr>
            <w:tcW w:w="0" w:type="auto"/>
          </w:tcPr>
          <w:p w14:paraId="246C9C0E" w14:textId="77777777" w:rsidR="00B86FD2" w:rsidRDefault="00972F25">
            <w:pPr>
              <w:jc w:val="right"/>
            </w:pPr>
            <w:r>
              <w:t>54.515</w:t>
            </w:r>
          </w:p>
        </w:tc>
        <w:tc>
          <w:tcPr>
            <w:tcW w:w="0" w:type="auto"/>
          </w:tcPr>
          <w:p w14:paraId="75AB8B97" w14:textId="77777777" w:rsidR="00B86FD2" w:rsidRDefault="00972F25">
            <w:r>
              <w:t>2018-12-22 09:45:00</w:t>
            </w:r>
          </w:p>
        </w:tc>
        <w:tc>
          <w:tcPr>
            <w:tcW w:w="0" w:type="auto"/>
          </w:tcPr>
          <w:p w14:paraId="51171D23" w14:textId="77777777" w:rsidR="00B86FD2" w:rsidRDefault="00972F25">
            <w:r>
              <w:t>2018-12-24 20:15:00</w:t>
            </w:r>
          </w:p>
        </w:tc>
      </w:tr>
      <w:tr w:rsidR="00B86FD2" w14:paraId="31A21DFC" w14:textId="77777777">
        <w:tc>
          <w:tcPr>
            <w:tcW w:w="0" w:type="auto"/>
          </w:tcPr>
          <w:p w14:paraId="7D1EA9E9" w14:textId="77777777" w:rsidR="00B86FD2" w:rsidRDefault="00972F25">
            <w:pPr>
              <w:jc w:val="right"/>
            </w:pPr>
            <w:r>
              <w:t>7</w:t>
            </w:r>
          </w:p>
        </w:tc>
        <w:tc>
          <w:tcPr>
            <w:tcW w:w="0" w:type="auto"/>
          </w:tcPr>
          <w:p w14:paraId="1C695C23" w14:textId="77777777" w:rsidR="00B86FD2" w:rsidRDefault="00972F25">
            <w:pPr>
              <w:jc w:val="right"/>
            </w:pPr>
            <w:r>
              <w:t>227.595</w:t>
            </w:r>
          </w:p>
        </w:tc>
        <w:tc>
          <w:tcPr>
            <w:tcW w:w="0" w:type="auto"/>
          </w:tcPr>
          <w:p w14:paraId="1100745F" w14:textId="77777777" w:rsidR="00B86FD2" w:rsidRDefault="00972F25">
            <w:r>
              <w:t>2019-01-02 19:45:00</w:t>
            </w:r>
          </w:p>
        </w:tc>
        <w:tc>
          <w:tcPr>
            <w:tcW w:w="0" w:type="auto"/>
          </w:tcPr>
          <w:p w14:paraId="597D2931" w14:textId="77777777" w:rsidR="00B86FD2" w:rsidRDefault="00972F25">
            <w:r>
              <w:t>2019-01-07 00:30:00</w:t>
            </w:r>
          </w:p>
        </w:tc>
      </w:tr>
      <w:tr w:rsidR="00B86FD2" w14:paraId="17A8F7AB" w14:textId="77777777">
        <w:tc>
          <w:tcPr>
            <w:tcW w:w="0" w:type="auto"/>
          </w:tcPr>
          <w:p w14:paraId="33651694" w14:textId="77777777" w:rsidR="00B86FD2" w:rsidRDefault="00972F25">
            <w:pPr>
              <w:jc w:val="right"/>
            </w:pPr>
            <w:r>
              <w:t>8</w:t>
            </w:r>
          </w:p>
        </w:tc>
        <w:tc>
          <w:tcPr>
            <w:tcW w:w="0" w:type="auto"/>
          </w:tcPr>
          <w:p w14:paraId="481FF0ED" w14:textId="77777777" w:rsidR="00B86FD2" w:rsidRDefault="00972F25">
            <w:pPr>
              <w:jc w:val="right"/>
            </w:pPr>
            <w:r>
              <w:t>68.730</w:t>
            </w:r>
          </w:p>
        </w:tc>
        <w:tc>
          <w:tcPr>
            <w:tcW w:w="0" w:type="auto"/>
          </w:tcPr>
          <w:p w14:paraId="0C6A80AE" w14:textId="77777777" w:rsidR="00B86FD2" w:rsidRDefault="00972F25">
            <w:r>
              <w:t>2019-01-17 07:45:00</w:t>
            </w:r>
          </w:p>
        </w:tc>
        <w:tc>
          <w:tcPr>
            <w:tcW w:w="0" w:type="auto"/>
          </w:tcPr>
          <w:p w14:paraId="6CD738BF" w14:textId="77777777" w:rsidR="00B86FD2" w:rsidRDefault="00972F25">
            <w:r>
              <w:t>2019-01-20 08:00:00</w:t>
            </w:r>
          </w:p>
        </w:tc>
      </w:tr>
      <w:tr w:rsidR="00B86FD2" w14:paraId="42A452B4" w14:textId="77777777">
        <w:tc>
          <w:tcPr>
            <w:tcW w:w="0" w:type="auto"/>
          </w:tcPr>
          <w:p w14:paraId="48320D66" w14:textId="77777777" w:rsidR="00B86FD2" w:rsidRDefault="00972F25">
            <w:pPr>
              <w:jc w:val="right"/>
            </w:pPr>
            <w:r>
              <w:t>9</w:t>
            </w:r>
          </w:p>
        </w:tc>
        <w:tc>
          <w:tcPr>
            <w:tcW w:w="0" w:type="auto"/>
          </w:tcPr>
          <w:p w14:paraId="4338D753" w14:textId="77777777" w:rsidR="00B86FD2" w:rsidRDefault="00972F25">
            <w:pPr>
              <w:jc w:val="right"/>
            </w:pPr>
            <w:r>
              <w:t>58.400</w:t>
            </w:r>
          </w:p>
        </w:tc>
        <w:tc>
          <w:tcPr>
            <w:tcW w:w="0" w:type="auto"/>
          </w:tcPr>
          <w:p w14:paraId="76A959C0" w14:textId="77777777" w:rsidR="00B86FD2" w:rsidRDefault="00972F25">
            <w:r>
              <w:t>2019-09-12 18:00:00</w:t>
            </w:r>
          </w:p>
        </w:tc>
        <w:tc>
          <w:tcPr>
            <w:tcW w:w="0" w:type="auto"/>
          </w:tcPr>
          <w:p w14:paraId="59E50958" w14:textId="77777777" w:rsidR="00B86FD2" w:rsidRDefault="00972F25">
            <w:r>
              <w:t>2019-09-15 20:45:00</w:t>
            </w:r>
          </w:p>
        </w:tc>
      </w:tr>
      <w:tr w:rsidR="00B86FD2" w14:paraId="0DD085C8" w14:textId="77777777">
        <w:tc>
          <w:tcPr>
            <w:tcW w:w="0" w:type="auto"/>
          </w:tcPr>
          <w:p w14:paraId="3505A626" w14:textId="77777777" w:rsidR="00B86FD2" w:rsidRDefault="00972F25">
            <w:pPr>
              <w:jc w:val="right"/>
            </w:pPr>
            <w:r>
              <w:t>10</w:t>
            </w:r>
          </w:p>
        </w:tc>
        <w:tc>
          <w:tcPr>
            <w:tcW w:w="0" w:type="auto"/>
          </w:tcPr>
          <w:p w14:paraId="34C3C2B7" w14:textId="77777777" w:rsidR="00B86FD2" w:rsidRDefault="00972F25">
            <w:pPr>
              <w:jc w:val="right"/>
            </w:pPr>
            <w:r>
              <w:t>136.220</w:t>
            </w:r>
          </w:p>
        </w:tc>
        <w:tc>
          <w:tcPr>
            <w:tcW w:w="0" w:type="auto"/>
          </w:tcPr>
          <w:p w14:paraId="5511C830" w14:textId="77777777" w:rsidR="00B86FD2" w:rsidRDefault="00972F25">
            <w:r>
              <w:t>2019-10-15 18:15:00</w:t>
            </w:r>
          </w:p>
        </w:tc>
        <w:tc>
          <w:tcPr>
            <w:tcW w:w="0" w:type="auto"/>
          </w:tcPr>
          <w:p w14:paraId="2639ADE2" w14:textId="77777777" w:rsidR="00B86FD2" w:rsidRDefault="00972F25">
            <w:r>
              <w:t>2019-10-22 03:30:00</w:t>
            </w:r>
          </w:p>
        </w:tc>
      </w:tr>
      <w:tr w:rsidR="00B86FD2" w14:paraId="632C2F0E" w14:textId="77777777">
        <w:tc>
          <w:tcPr>
            <w:tcW w:w="0" w:type="auto"/>
          </w:tcPr>
          <w:p w14:paraId="13A8F27F" w14:textId="77777777" w:rsidR="00B86FD2" w:rsidRDefault="00972F25">
            <w:pPr>
              <w:jc w:val="right"/>
            </w:pPr>
            <w:r>
              <w:t>11</w:t>
            </w:r>
          </w:p>
        </w:tc>
        <w:tc>
          <w:tcPr>
            <w:tcW w:w="0" w:type="auto"/>
          </w:tcPr>
          <w:p w14:paraId="536BA563" w14:textId="77777777" w:rsidR="00B86FD2" w:rsidRDefault="00972F25">
            <w:pPr>
              <w:jc w:val="right"/>
            </w:pPr>
            <w:r>
              <w:t>67.595</w:t>
            </w:r>
          </w:p>
        </w:tc>
        <w:tc>
          <w:tcPr>
            <w:tcW w:w="0" w:type="auto"/>
          </w:tcPr>
          <w:p w14:paraId="63B4AA18" w14:textId="77777777" w:rsidR="00B86FD2" w:rsidRDefault="00972F25">
            <w:r>
              <w:t>2019-11-15 10:00:00</w:t>
            </w:r>
          </w:p>
        </w:tc>
        <w:tc>
          <w:tcPr>
            <w:tcW w:w="0" w:type="auto"/>
          </w:tcPr>
          <w:p w14:paraId="24EE4079" w14:textId="77777777" w:rsidR="00B86FD2" w:rsidRDefault="00972F25">
            <w:r>
              <w:t>2019-11-17 17:45:00</w:t>
            </w:r>
          </w:p>
        </w:tc>
      </w:tr>
      <w:tr w:rsidR="00B86FD2" w14:paraId="05F8B2D9" w14:textId="77777777">
        <w:tc>
          <w:tcPr>
            <w:tcW w:w="0" w:type="auto"/>
          </w:tcPr>
          <w:p w14:paraId="311628C5" w14:textId="77777777" w:rsidR="00B86FD2" w:rsidRDefault="00972F25">
            <w:pPr>
              <w:jc w:val="right"/>
            </w:pPr>
            <w:r>
              <w:t>12</w:t>
            </w:r>
          </w:p>
        </w:tc>
        <w:tc>
          <w:tcPr>
            <w:tcW w:w="0" w:type="auto"/>
          </w:tcPr>
          <w:p w14:paraId="3A26CAA2" w14:textId="77777777" w:rsidR="00B86FD2" w:rsidRDefault="00972F25">
            <w:pPr>
              <w:jc w:val="right"/>
            </w:pPr>
            <w:r>
              <w:t>70.450</w:t>
            </w:r>
          </w:p>
        </w:tc>
        <w:tc>
          <w:tcPr>
            <w:tcW w:w="0" w:type="auto"/>
          </w:tcPr>
          <w:p w14:paraId="7D38841C" w14:textId="77777777" w:rsidR="00B86FD2" w:rsidRDefault="00972F25">
            <w:r>
              <w:t>2019-12-10 17:00:00</w:t>
            </w:r>
          </w:p>
        </w:tc>
        <w:tc>
          <w:tcPr>
            <w:tcW w:w="0" w:type="auto"/>
          </w:tcPr>
          <w:p w14:paraId="7C312F83" w14:textId="77777777" w:rsidR="00B86FD2" w:rsidRDefault="00972F25">
            <w:r>
              <w:t>2019-12-13 19:00:00</w:t>
            </w:r>
          </w:p>
        </w:tc>
      </w:tr>
      <w:tr w:rsidR="00B86FD2" w14:paraId="229874BE" w14:textId="77777777">
        <w:tc>
          <w:tcPr>
            <w:tcW w:w="0" w:type="auto"/>
          </w:tcPr>
          <w:p w14:paraId="30F1E4DB" w14:textId="77777777" w:rsidR="00B86FD2" w:rsidRDefault="00972F25">
            <w:pPr>
              <w:jc w:val="right"/>
            </w:pPr>
            <w:r>
              <w:t>13</w:t>
            </w:r>
          </w:p>
        </w:tc>
        <w:tc>
          <w:tcPr>
            <w:tcW w:w="0" w:type="auto"/>
          </w:tcPr>
          <w:p w14:paraId="4AE57DF9" w14:textId="77777777" w:rsidR="00B86FD2" w:rsidRDefault="00972F25">
            <w:pPr>
              <w:jc w:val="right"/>
            </w:pPr>
            <w:r>
              <w:t>112.065</w:t>
            </w:r>
          </w:p>
        </w:tc>
        <w:tc>
          <w:tcPr>
            <w:tcW w:w="0" w:type="auto"/>
          </w:tcPr>
          <w:p w14:paraId="611EA02F" w14:textId="77777777" w:rsidR="00B86FD2" w:rsidRDefault="00972F25">
            <w:r>
              <w:t>2019-12-18 11:45:00</w:t>
            </w:r>
          </w:p>
        </w:tc>
        <w:tc>
          <w:tcPr>
            <w:tcW w:w="0" w:type="auto"/>
          </w:tcPr>
          <w:p w14:paraId="6EF40609" w14:textId="77777777" w:rsidR="00B86FD2" w:rsidRDefault="00972F25">
            <w:r>
              <w:t>2019-12-22 13:00:00</w:t>
            </w:r>
          </w:p>
        </w:tc>
      </w:tr>
      <w:tr w:rsidR="00B86FD2" w14:paraId="080FBCC9" w14:textId="77777777">
        <w:tc>
          <w:tcPr>
            <w:tcW w:w="0" w:type="auto"/>
          </w:tcPr>
          <w:p w14:paraId="4DC35F09" w14:textId="77777777" w:rsidR="00B86FD2" w:rsidRDefault="00972F25">
            <w:pPr>
              <w:jc w:val="right"/>
            </w:pPr>
            <w:r>
              <w:t>14</w:t>
            </w:r>
          </w:p>
        </w:tc>
        <w:tc>
          <w:tcPr>
            <w:tcW w:w="0" w:type="auto"/>
          </w:tcPr>
          <w:p w14:paraId="5B21B715" w14:textId="77777777" w:rsidR="00B86FD2" w:rsidRDefault="00972F25">
            <w:pPr>
              <w:jc w:val="right"/>
            </w:pPr>
            <w:r>
              <w:t>57.135</w:t>
            </w:r>
          </w:p>
        </w:tc>
        <w:tc>
          <w:tcPr>
            <w:tcW w:w="0" w:type="auto"/>
          </w:tcPr>
          <w:p w14:paraId="3779802A" w14:textId="77777777" w:rsidR="00B86FD2" w:rsidRDefault="00972F25">
            <w:r>
              <w:t>2019-12-31 00:00:00</w:t>
            </w:r>
          </w:p>
        </w:tc>
        <w:tc>
          <w:tcPr>
            <w:tcW w:w="0" w:type="auto"/>
          </w:tcPr>
          <w:p w14:paraId="4B369570" w14:textId="77777777" w:rsidR="00B86FD2" w:rsidRDefault="00972F25">
            <w:r>
              <w:t>2020-01-01 23:30:00</w:t>
            </w:r>
          </w:p>
        </w:tc>
      </w:tr>
      <w:tr w:rsidR="00B86FD2" w14:paraId="20599768" w14:textId="77777777">
        <w:tc>
          <w:tcPr>
            <w:tcW w:w="0" w:type="auto"/>
          </w:tcPr>
          <w:p w14:paraId="5ECA2F5A" w14:textId="77777777" w:rsidR="00B86FD2" w:rsidRDefault="00972F25">
            <w:pPr>
              <w:jc w:val="right"/>
            </w:pPr>
            <w:r>
              <w:t>15</w:t>
            </w:r>
          </w:p>
        </w:tc>
        <w:tc>
          <w:tcPr>
            <w:tcW w:w="0" w:type="auto"/>
          </w:tcPr>
          <w:p w14:paraId="0D8782B7" w14:textId="77777777" w:rsidR="00B86FD2" w:rsidRDefault="00972F25">
            <w:pPr>
              <w:jc w:val="right"/>
            </w:pPr>
            <w:r>
              <w:t>180.025</w:t>
            </w:r>
          </w:p>
        </w:tc>
        <w:tc>
          <w:tcPr>
            <w:tcW w:w="0" w:type="auto"/>
          </w:tcPr>
          <w:p w14:paraId="22AE52FD" w14:textId="77777777" w:rsidR="00B86FD2" w:rsidRDefault="00972F25">
            <w:r>
              <w:t>2020-01-02 17:30:00</w:t>
            </w:r>
          </w:p>
        </w:tc>
        <w:tc>
          <w:tcPr>
            <w:tcW w:w="0" w:type="auto"/>
          </w:tcPr>
          <w:p w14:paraId="14B289B5" w14:textId="77777777" w:rsidR="00B86FD2" w:rsidRDefault="00972F25">
            <w:r>
              <w:t>2020-01-08 09:45:00</w:t>
            </w:r>
          </w:p>
        </w:tc>
      </w:tr>
      <w:tr w:rsidR="00B86FD2" w14:paraId="72CE57A7" w14:textId="77777777">
        <w:tc>
          <w:tcPr>
            <w:tcW w:w="0" w:type="auto"/>
          </w:tcPr>
          <w:p w14:paraId="28124288" w14:textId="77777777" w:rsidR="00B86FD2" w:rsidRDefault="00972F25">
            <w:pPr>
              <w:jc w:val="right"/>
            </w:pPr>
            <w:r>
              <w:t>16</w:t>
            </w:r>
          </w:p>
        </w:tc>
        <w:tc>
          <w:tcPr>
            <w:tcW w:w="0" w:type="auto"/>
          </w:tcPr>
          <w:p w14:paraId="5F8F1566" w14:textId="77777777" w:rsidR="00B86FD2" w:rsidRDefault="00972F25">
            <w:pPr>
              <w:jc w:val="right"/>
            </w:pPr>
            <w:r>
              <w:t>238.315</w:t>
            </w:r>
          </w:p>
        </w:tc>
        <w:tc>
          <w:tcPr>
            <w:tcW w:w="0" w:type="auto"/>
          </w:tcPr>
          <w:p w14:paraId="0F34DA86" w14:textId="77777777" w:rsidR="00B86FD2" w:rsidRDefault="00972F25">
            <w:r>
              <w:t>2020-01-18 18:15:00</w:t>
            </w:r>
          </w:p>
        </w:tc>
        <w:tc>
          <w:tcPr>
            <w:tcW w:w="0" w:type="auto"/>
          </w:tcPr>
          <w:p w14:paraId="79B012CE" w14:textId="77777777" w:rsidR="00B86FD2" w:rsidRDefault="00972F25">
            <w:r>
              <w:t>2020-01-28 16:30:00</w:t>
            </w:r>
          </w:p>
        </w:tc>
      </w:tr>
      <w:tr w:rsidR="00B86FD2" w14:paraId="05EC5A4E" w14:textId="77777777">
        <w:tc>
          <w:tcPr>
            <w:tcW w:w="0" w:type="auto"/>
          </w:tcPr>
          <w:p w14:paraId="71059461" w14:textId="77777777" w:rsidR="00B86FD2" w:rsidRDefault="00972F25">
            <w:pPr>
              <w:jc w:val="right"/>
            </w:pPr>
            <w:r>
              <w:t>17</w:t>
            </w:r>
          </w:p>
        </w:tc>
        <w:tc>
          <w:tcPr>
            <w:tcW w:w="0" w:type="auto"/>
          </w:tcPr>
          <w:p w14:paraId="7E1A5109" w14:textId="77777777" w:rsidR="00B86FD2" w:rsidRDefault="00972F25">
            <w:pPr>
              <w:jc w:val="right"/>
            </w:pPr>
            <w:r>
              <w:t>208.765</w:t>
            </w:r>
          </w:p>
        </w:tc>
        <w:tc>
          <w:tcPr>
            <w:tcW w:w="0" w:type="auto"/>
          </w:tcPr>
          <w:p w14:paraId="52A3B397" w14:textId="77777777" w:rsidR="00B86FD2" w:rsidRDefault="00972F25">
            <w:r>
              <w:t>2020-01-30 17:15:00</w:t>
            </w:r>
          </w:p>
        </w:tc>
        <w:tc>
          <w:tcPr>
            <w:tcW w:w="0" w:type="auto"/>
          </w:tcPr>
          <w:p w14:paraId="6D2D824B" w14:textId="77777777" w:rsidR="00B86FD2" w:rsidRDefault="00972F25">
            <w:r>
              <w:t>2020-02-01 14:15:00</w:t>
            </w:r>
          </w:p>
        </w:tc>
      </w:tr>
      <w:tr w:rsidR="00B86FD2" w14:paraId="6E070299" w14:textId="77777777">
        <w:tc>
          <w:tcPr>
            <w:tcW w:w="0" w:type="auto"/>
          </w:tcPr>
          <w:p w14:paraId="57511AE8" w14:textId="77777777" w:rsidR="00B86FD2" w:rsidRDefault="00972F25">
            <w:pPr>
              <w:jc w:val="right"/>
            </w:pPr>
            <w:r>
              <w:t>18</w:t>
            </w:r>
          </w:p>
        </w:tc>
        <w:tc>
          <w:tcPr>
            <w:tcW w:w="0" w:type="auto"/>
          </w:tcPr>
          <w:p w14:paraId="5D821570" w14:textId="77777777" w:rsidR="00B86FD2" w:rsidRDefault="00972F25">
            <w:pPr>
              <w:jc w:val="right"/>
            </w:pPr>
            <w:r>
              <w:t>75.925</w:t>
            </w:r>
          </w:p>
        </w:tc>
        <w:tc>
          <w:tcPr>
            <w:tcW w:w="0" w:type="auto"/>
          </w:tcPr>
          <w:p w14:paraId="627D5DC0" w14:textId="77777777" w:rsidR="00B86FD2" w:rsidRDefault="00972F25">
            <w:r>
              <w:t>2020-02-05 07:30:00</w:t>
            </w:r>
          </w:p>
        </w:tc>
        <w:tc>
          <w:tcPr>
            <w:tcW w:w="0" w:type="auto"/>
          </w:tcPr>
          <w:p w14:paraId="7E827672" w14:textId="77777777" w:rsidR="00B86FD2" w:rsidRDefault="00972F25">
            <w:r>
              <w:t>2020-02-08 16:45:00</w:t>
            </w:r>
          </w:p>
        </w:tc>
      </w:tr>
    </w:tbl>
    <w:p w14:paraId="1DFBAC48" w14:textId="77777777" w:rsidR="00B86FD2" w:rsidRDefault="00972F25">
      <w:r>
        <w:t> </w:t>
      </w:r>
    </w:p>
    <w:p w14:paraId="5B0D1401" w14:textId="77777777" w:rsidR="00B86FD2" w:rsidRDefault="00972F25">
      <w:r>
        <w:rPr>
          <w:noProof/>
        </w:rPr>
        <w:lastRenderedPageBreak/>
        <w:drawing>
          <wp:inline distT="0" distB="0" distL="0" distR="0" wp14:anchorId="707D8BA6" wp14:editId="1B634DC0">
            <wp:extent cx="5715000" cy="7347857"/>
            <wp:effectExtent l="0" t="0" r="0" b="0"/>
            <wp:docPr id="9" name="Picture" descr="Figure 9:  Plot of precipitation and stream rise at six sites, with sample points and storm events shown as points and vertical lines (respectively)."/>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hydro-samples_rain-events_plot.png"/>
                    <pic:cNvPicPr>
                      <a:picLocks noChangeAspect="1" noChangeArrowheads="1"/>
                    </pic:cNvPicPr>
                  </pic:nvPicPr>
                  <pic:blipFill>
                    <a:blip r:embed="rId20" cstate="email">
                      <a:extLst>
                        <a:ext uri="{28A0092B-C50C-407E-A947-70E740481C1C}">
                          <a14:useLocalDpi xmlns:a14="http://schemas.microsoft.com/office/drawing/2010/main"/>
                        </a:ext>
                      </a:extLst>
                    </a:blip>
                    <a:stretch>
                      <a:fillRect/>
                    </a:stretch>
                  </pic:blipFill>
                  <pic:spPr bwMode="auto">
                    <a:xfrm>
                      <a:off x="0" y="0"/>
                      <a:ext cx="5715000" cy="7347857"/>
                    </a:xfrm>
                    <a:prstGeom prst="rect">
                      <a:avLst/>
                    </a:prstGeom>
                    <a:noFill/>
                    <a:ln w="9525">
                      <a:noFill/>
                      <a:headEnd/>
                      <a:tailEnd/>
                    </a:ln>
                  </pic:spPr>
                </pic:pic>
              </a:graphicData>
            </a:graphic>
          </wp:inline>
        </w:drawing>
      </w:r>
      <w:r>
        <w:t xml:space="preserve">  </w:t>
      </w:r>
      <w:r w:rsidR="00E035FE">
        <w:t xml:space="preserve">Figure 9: </w:t>
      </w:r>
      <w:r w:rsidR="00E035FE" w:rsidRPr="00E035FE">
        <w:rPr>
          <w:i/>
          <w:iCs/>
        </w:rPr>
        <w:t>Rain events and sample collection at six sub-basin sites across the LWSA.</w:t>
      </w:r>
    </w:p>
    <w:p w14:paraId="1FC56001" w14:textId="77777777" w:rsidR="00B86FD2" w:rsidRDefault="00972F25">
      <w:pPr>
        <w:pStyle w:val="Heading2"/>
      </w:pPr>
      <w:bookmarkStart w:id="75" w:name="river-samples-for-doc-analysis"/>
      <w:bookmarkStart w:id="76" w:name="_Toc40747056"/>
      <w:commentRangeStart w:id="77"/>
      <w:r>
        <w:lastRenderedPageBreak/>
        <w:t>River samples for DOC analysis</w:t>
      </w:r>
      <w:bookmarkEnd w:id="75"/>
      <w:bookmarkEnd w:id="76"/>
    </w:p>
    <w:p w14:paraId="7200C094" w14:textId="77777777" w:rsidR="00B86FD2" w:rsidRDefault="00972F25">
      <w:r>
        <w:t>Sixteen months of bi-weekly field work was completed with the goals of contributing to the characterization of the Leech Water Supply Area (LWSA) while furthering our understanding of the variability of dissolved organic matter (DOM) dynamics in hydrologic response across a second growth forested watershed. From November 2018 to February 2020, 445 samples (Table 6) were collected and analyzed at UBC for DOC concentration and DOM character via high temperature combustion and UV-Vis spectroscopy (respectively). In addition, two sets of replicate samples from four sites were sent to _</w:t>
      </w:r>
      <w:proofErr w:type="spellStart"/>
      <w:r>
        <w:t>for_Water</w:t>
      </w:r>
      <w:proofErr w:type="spellEnd"/>
      <w:r>
        <w:t xml:space="preserve"> partners at the University of Waterloo for source water analyses of drinking water treatability metrics; and an additional 42 samples were collected on behalf of the CRD for analysis of a suite of total metals at an external laboratory.</w:t>
      </w:r>
    </w:p>
    <w:p w14:paraId="21E8F324" w14:textId="77777777" w:rsidR="00B86FD2" w:rsidRDefault="00972F25">
      <w:r>
        <w:t> </w:t>
      </w:r>
    </w:p>
    <w:p w14:paraId="00C46BD9" w14:textId="77777777" w:rsidR="00B86FD2" w:rsidRDefault="00972F25">
      <w:r>
        <w:t xml:space="preserve">Table 6: </w:t>
      </w:r>
      <w:r>
        <w:rPr>
          <w:i/>
        </w:rPr>
        <w:t>Summary of samples collected</w:t>
      </w:r>
    </w:p>
    <w:tbl>
      <w:tblPr>
        <w:tblW w:w="0" w:type="pct"/>
        <w:tblLook w:val="07E0" w:firstRow="1" w:lastRow="1" w:firstColumn="1" w:lastColumn="1" w:noHBand="1" w:noVBand="1"/>
        <w:tblCaption w:val="Table 6: Summary of samples collected"/>
      </w:tblPr>
      <w:tblGrid>
        <w:gridCol w:w="4695"/>
        <w:gridCol w:w="821"/>
      </w:tblGrid>
      <w:tr w:rsidR="00B86FD2" w14:paraId="4B977621" w14:textId="77777777">
        <w:tc>
          <w:tcPr>
            <w:tcW w:w="0" w:type="auto"/>
            <w:tcBorders>
              <w:bottom w:val="single" w:sz="0" w:space="0" w:color="auto"/>
            </w:tcBorders>
            <w:vAlign w:val="bottom"/>
          </w:tcPr>
          <w:p w14:paraId="0A6A070D" w14:textId="77777777" w:rsidR="00B86FD2" w:rsidRDefault="00972F25">
            <w:r>
              <w:t>sample category</w:t>
            </w:r>
          </w:p>
        </w:tc>
        <w:tc>
          <w:tcPr>
            <w:tcW w:w="0" w:type="auto"/>
            <w:tcBorders>
              <w:bottom w:val="single" w:sz="0" w:space="0" w:color="auto"/>
            </w:tcBorders>
            <w:vAlign w:val="bottom"/>
          </w:tcPr>
          <w:p w14:paraId="209D3F70" w14:textId="77777777" w:rsidR="00B86FD2" w:rsidRDefault="00972F25">
            <w:pPr>
              <w:jc w:val="right"/>
            </w:pPr>
            <w:r>
              <w:t>count</w:t>
            </w:r>
          </w:p>
        </w:tc>
      </w:tr>
      <w:tr w:rsidR="00B86FD2" w14:paraId="2CF85D81" w14:textId="77777777">
        <w:tc>
          <w:tcPr>
            <w:tcW w:w="0" w:type="auto"/>
          </w:tcPr>
          <w:p w14:paraId="0C9BA84B" w14:textId="77777777" w:rsidR="00B86FD2" w:rsidRDefault="00972F25">
            <w:r>
              <w:t xml:space="preserve">synoptic samples outside of </w:t>
            </w:r>
            <w:proofErr w:type="spellStart"/>
            <w:r>
              <w:t>subbasin</w:t>
            </w:r>
            <w:proofErr w:type="spellEnd"/>
            <w:r>
              <w:t xml:space="preserve"> sites</w:t>
            </w:r>
          </w:p>
        </w:tc>
        <w:tc>
          <w:tcPr>
            <w:tcW w:w="0" w:type="auto"/>
          </w:tcPr>
          <w:p w14:paraId="4A940E60" w14:textId="77777777" w:rsidR="00B86FD2" w:rsidRDefault="00972F25">
            <w:pPr>
              <w:jc w:val="right"/>
            </w:pPr>
            <w:r>
              <w:t>61</w:t>
            </w:r>
          </w:p>
        </w:tc>
      </w:tr>
      <w:tr w:rsidR="00B86FD2" w14:paraId="5367EE5F" w14:textId="77777777">
        <w:tc>
          <w:tcPr>
            <w:tcW w:w="0" w:type="auto"/>
          </w:tcPr>
          <w:p w14:paraId="4F27F587" w14:textId="77777777" w:rsidR="00B86FD2" w:rsidRDefault="00972F25">
            <w:r>
              <w:t>opportunistic grab samples</w:t>
            </w:r>
          </w:p>
        </w:tc>
        <w:tc>
          <w:tcPr>
            <w:tcW w:w="0" w:type="auto"/>
          </w:tcPr>
          <w:p w14:paraId="4B0329D0" w14:textId="77777777" w:rsidR="00B86FD2" w:rsidRDefault="00972F25">
            <w:pPr>
              <w:jc w:val="right"/>
            </w:pPr>
            <w:r>
              <w:t>17</w:t>
            </w:r>
          </w:p>
        </w:tc>
      </w:tr>
      <w:tr w:rsidR="00B86FD2" w14:paraId="5C06E25B" w14:textId="77777777">
        <w:tc>
          <w:tcPr>
            <w:tcW w:w="0" w:type="auto"/>
          </w:tcPr>
          <w:p w14:paraId="55309C3C" w14:textId="77777777" w:rsidR="00B86FD2" w:rsidRDefault="00972F25">
            <w:r>
              <w:t>sub-basin synoptic grab samples</w:t>
            </w:r>
          </w:p>
        </w:tc>
        <w:tc>
          <w:tcPr>
            <w:tcW w:w="0" w:type="auto"/>
          </w:tcPr>
          <w:p w14:paraId="44E68EF3" w14:textId="77777777" w:rsidR="00B86FD2" w:rsidRDefault="00972F25">
            <w:pPr>
              <w:jc w:val="right"/>
            </w:pPr>
            <w:r>
              <w:t>166</w:t>
            </w:r>
          </w:p>
        </w:tc>
      </w:tr>
      <w:tr w:rsidR="00B86FD2" w14:paraId="163B647E" w14:textId="77777777">
        <w:tc>
          <w:tcPr>
            <w:tcW w:w="0" w:type="auto"/>
          </w:tcPr>
          <w:p w14:paraId="0F26B459" w14:textId="77777777" w:rsidR="00B86FD2" w:rsidRDefault="00972F25">
            <w:r>
              <w:t>sub-basin rack samples</w:t>
            </w:r>
          </w:p>
        </w:tc>
        <w:tc>
          <w:tcPr>
            <w:tcW w:w="0" w:type="auto"/>
          </w:tcPr>
          <w:p w14:paraId="5AE17466" w14:textId="77777777" w:rsidR="00B86FD2" w:rsidRDefault="00972F25">
            <w:pPr>
              <w:jc w:val="right"/>
            </w:pPr>
            <w:r>
              <w:t>201</w:t>
            </w:r>
          </w:p>
        </w:tc>
      </w:tr>
      <w:tr w:rsidR="00B86FD2" w14:paraId="5637462A" w14:textId="77777777">
        <w:tc>
          <w:tcPr>
            <w:tcW w:w="0" w:type="auto"/>
          </w:tcPr>
          <w:p w14:paraId="7F8AFDC7" w14:textId="77777777" w:rsidR="00B86FD2" w:rsidRDefault="00972F25">
            <w:r>
              <w:t>total</w:t>
            </w:r>
          </w:p>
        </w:tc>
        <w:tc>
          <w:tcPr>
            <w:tcW w:w="0" w:type="auto"/>
          </w:tcPr>
          <w:p w14:paraId="1236AA7D" w14:textId="77777777" w:rsidR="00B86FD2" w:rsidRDefault="00972F25">
            <w:pPr>
              <w:jc w:val="right"/>
            </w:pPr>
            <w:r>
              <w:t>445</w:t>
            </w:r>
          </w:p>
        </w:tc>
      </w:tr>
    </w:tbl>
    <w:p w14:paraId="218BA169" w14:textId="77777777" w:rsidR="00B86FD2" w:rsidRDefault="00972F25">
      <w:r>
        <w:t> </w:t>
      </w:r>
    </w:p>
    <w:p w14:paraId="04BBFF0E" w14:textId="77777777" w:rsidR="00B86FD2" w:rsidRDefault="00972F25">
      <w:pPr>
        <w:pStyle w:val="Heading3"/>
      </w:pPr>
      <w:bookmarkStart w:id="78" w:name="X3b15312a11c32952758f00587cce5df7ffdf76a"/>
      <w:bookmarkStart w:id="79" w:name="_Toc40747057"/>
      <w:r>
        <w:t>DOC in association with other water quality parameters</w:t>
      </w:r>
      <w:bookmarkEnd w:id="78"/>
      <w:bookmarkEnd w:id="79"/>
    </w:p>
    <w:p w14:paraId="3B34819F" w14:textId="77777777" w:rsidR="00B86FD2" w:rsidRDefault="00972F25">
      <w:pPr>
        <w:pStyle w:val="Heading4"/>
      </w:pPr>
      <w:bookmarkStart w:id="80" w:name="metals-doc"/>
      <w:r>
        <w:t>Metals &amp; DOC</w:t>
      </w:r>
      <w:bookmarkEnd w:id="80"/>
    </w:p>
    <w:p w14:paraId="15D217AF" w14:textId="77777777" w:rsidR="00085252" w:rsidRDefault="00972F25">
      <w:pPr>
        <w:rPr>
          <w:ins w:id="81" w:author="Mark Johnson" w:date="2020-05-22T08:57:00Z"/>
        </w:rPr>
      </w:pPr>
      <w:r>
        <w:t xml:space="preserve">Aqueous natural organic matter (NOM) can play an important role in transportation of metals in solution because it has the physiochemical ability to act as a ligand and create coordinated complexes with metals. From November 2018 to July 2019, seven sets of samples were collected from six sites in the LWSA for metals analysis. Metals samples were collected on behalf of the CRD and were analyzed at Bureau Veritas Laboratories in Sidney, BC (formerly </w:t>
      </w:r>
      <w:proofErr w:type="spellStart"/>
      <w:r>
        <w:t>Maxxam</w:t>
      </w:r>
      <w:proofErr w:type="spellEnd"/>
      <w:r>
        <w:t xml:space="preserve"> Analytics Inc.). For each metals sample collected, a parallel Grab sample was collected and analyzed for DOC at UBC. A suite of total metals </w:t>
      </w:r>
      <w:proofErr w:type="gramStart"/>
      <w:r>
        <w:t>were</w:t>
      </w:r>
      <w:proofErr w:type="gramEnd"/>
      <w:r>
        <w:t xml:space="preserve"> included in the analyses, many of which were below detection limits. </w:t>
      </w:r>
      <w:commentRangeEnd w:id="77"/>
      <w:r w:rsidR="000B2DDE">
        <w:rPr>
          <w:rStyle w:val="CommentReference"/>
        </w:rPr>
        <w:commentReference w:id="77"/>
      </w:r>
    </w:p>
    <w:p w14:paraId="2475763A" w14:textId="77777777" w:rsidR="00085252" w:rsidRDefault="00085252">
      <w:pPr>
        <w:rPr>
          <w:ins w:id="82" w:author="Mark Johnson" w:date="2020-05-22T08:57:00Z"/>
        </w:rPr>
      </w:pPr>
    </w:p>
    <w:p w14:paraId="7B3F6C44" w14:textId="77777777" w:rsidR="00085252" w:rsidRDefault="00085252" w:rsidP="00085252">
      <w:pPr>
        <w:pStyle w:val="CommentText"/>
        <w:rPr>
          <w:ins w:id="83" w:author="Mark Johnson" w:date="2020-05-22T08:57:00Z"/>
        </w:rPr>
      </w:pPr>
      <w:ins w:id="84" w:author="Mark Johnson" w:date="2020-05-22T08:57:00Z">
        <w:r>
          <w:rPr>
            <w:rStyle w:val="CommentReference"/>
          </w:rPr>
          <w:annotationRef/>
        </w:r>
        <w:r>
          <w:t>I suggest moving everything related to metals to the Appendix</w:t>
        </w:r>
      </w:ins>
    </w:p>
    <w:p w14:paraId="685D79D1" w14:textId="49454864" w:rsidR="00B86FD2" w:rsidRDefault="00972F25">
      <w:commentRangeStart w:id="85"/>
      <w:r>
        <w:lastRenderedPageBreak/>
        <w:t xml:space="preserve">Samples which had detectable metals concentrations were plotted against parallel sample DOC concentrations (Figure 10 shows DOC with total metals in </w:t>
      </w:r>
      <w:proofErr w:type="spellStart"/>
      <w:r>
        <w:t>μg</w:t>
      </w:r>
      <w:proofErr w:type="spellEnd"/>
      <w:r>
        <w:t>/L, and Figure 11 shows metals in mg/L).</w:t>
      </w:r>
    </w:p>
    <w:p w14:paraId="65172496" w14:textId="77777777" w:rsidR="00B86FD2" w:rsidRDefault="00972F25">
      <w:r>
        <w:t> </w:t>
      </w:r>
    </w:p>
    <w:p w14:paraId="43E36A48" w14:textId="77777777" w:rsidR="00B86FD2" w:rsidRDefault="00972F25">
      <w:r>
        <w:rPr>
          <w:noProof/>
        </w:rPr>
        <w:drawing>
          <wp:inline distT="0" distB="0" distL="0" distR="0" wp14:anchorId="4BAA8EB3" wp14:editId="69313B99">
            <wp:extent cx="5715000" cy="3527777"/>
            <wp:effectExtent l="0" t="0" r="0" b="0"/>
            <wp:docPr id="10" name="Picture" descr="Figure 10:  Concentrations of total metals (in µg/L) and dissolved organic carbon."/>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metals-doc_ugL_scatterplots.png"/>
                    <pic:cNvPicPr>
                      <a:picLocks noChangeAspect="1" noChangeArrowheads="1"/>
                    </pic:cNvPicPr>
                  </pic:nvPicPr>
                  <pic:blipFill>
                    <a:blip r:embed="rId21"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06711331" w14:textId="77777777" w:rsidR="00B86FD2" w:rsidRDefault="00972F25">
      <w:r>
        <w:t xml:space="preserve">Figure 10:  </w:t>
      </w:r>
      <w:r>
        <w:rPr>
          <w:i/>
        </w:rPr>
        <w:t>Concentrations of total metals (in µg/L) and dissolved organic carbon.</w:t>
      </w:r>
    </w:p>
    <w:p w14:paraId="3AF9F9C5" w14:textId="77777777" w:rsidR="00B86FD2" w:rsidRDefault="00972F25">
      <w:r>
        <w:t> </w:t>
      </w:r>
    </w:p>
    <w:p w14:paraId="22EFD289" w14:textId="77777777" w:rsidR="00B86FD2" w:rsidRDefault="00972F25">
      <w:r>
        <w:rPr>
          <w:noProof/>
        </w:rPr>
        <w:lastRenderedPageBreak/>
        <w:drawing>
          <wp:inline distT="0" distB="0" distL="0" distR="0" wp14:anchorId="20C83CDE" wp14:editId="3CD3D3C9">
            <wp:extent cx="5715000" cy="3527777"/>
            <wp:effectExtent l="0" t="0" r="0" b="0"/>
            <wp:docPr id="11" name="Picture" descr="Figure 11:  Concentrations of total metals (in mg/L) and dissolved organic carbon."/>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metals-doc_mgL_scatterplots.png"/>
                    <pic:cNvPicPr>
                      <a:picLocks noChangeAspect="1" noChangeArrowheads="1"/>
                    </pic:cNvPicPr>
                  </pic:nvPicPr>
                  <pic:blipFill>
                    <a:blip r:embed="rId22"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656C8EAF" w14:textId="77777777" w:rsidR="00B86FD2" w:rsidRDefault="00972F25">
      <w:r>
        <w:t xml:space="preserve">Figure 11:  </w:t>
      </w:r>
      <w:r>
        <w:rPr>
          <w:i/>
        </w:rPr>
        <w:t>Concentrations of total metals (in mg/L) and dissolved organic carbon.</w:t>
      </w:r>
    </w:p>
    <w:p w14:paraId="10AAC344" w14:textId="77777777" w:rsidR="00B86FD2" w:rsidRDefault="00972F25">
      <w:r>
        <w:t> </w:t>
      </w:r>
    </w:p>
    <w:p w14:paraId="0211CC91" w14:textId="77777777" w:rsidR="00B86FD2" w:rsidRDefault="00972F25">
      <w:r>
        <w:t xml:space="preserve">DOC concentrations had strong positive relationships with total mercury, iron, manganese, aluminum. While the relationships were not as strong, DOC was also positively related to concentrations of barium, copper, and arsenic. There was a weak inverse relationship between DOC with silicon and potassium (Table 7). All metals concentrations were below maximum allowable concentrations and aesthetic objectives for drinking source water quality guidelines (British Columbia Ministry of Environment </w:t>
      </w:r>
      <w:hyperlink w:anchor="ref-BC2019">
        <w:r>
          <w:rPr>
            <w:rStyle w:val="Hyperlink"/>
          </w:rPr>
          <w:t>2017</w:t>
        </w:r>
      </w:hyperlink>
      <w:r>
        <w:t>).</w:t>
      </w:r>
    </w:p>
    <w:p w14:paraId="7FE18760" w14:textId="77777777" w:rsidR="00B86FD2" w:rsidRDefault="00972F25">
      <w:r>
        <w:t> </w:t>
      </w:r>
    </w:p>
    <w:p w14:paraId="0A1370A1" w14:textId="77777777" w:rsidR="00B86FD2" w:rsidRDefault="00972F25">
      <w:r>
        <w:t xml:space="preserve">Table 7: </w:t>
      </w:r>
      <w:r>
        <w:rPr>
          <w:i/>
        </w:rPr>
        <w:t>Relationships between total metals with dissolved organic carbon</w:t>
      </w:r>
    </w:p>
    <w:tbl>
      <w:tblPr>
        <w:tblW w:w="0" w:type="pct"/>
        <w:tblLook w:val="07E0" w:firstRow="1" w:lastRow="1" w:firstColumn="1" w:lastColumn="1" w:noHBand="1" w:noVBand="1"/>
        <w:tblCaption w:val="Table 7: Relationships between total metals with dissolved organic carbon"/>
      </w:tblPr>
      <w:tblGrid>
        <w:gridCol w:w="2733"/>
        <w:gridCol w:w="771"/>
        <w:gridCol w:w="821"/>
        <w:gridCol w:w="882"/>
        <w:gridCol w:w="1358"/>
        <w:gridCol w:w="1277"/>
      </w:tblGrid>
      <w:tr w:rsidR="00B86FD2" w14:paraId="7C77C7FF" w14:textId="77777777">
        <w:tc>
          <w:tcPr>
            <w:tcW w:w="0" w:type="auto"/>
            <w:tcBorders>
              <w:bottom w:val="single" w:sz="0" w:space="0" w:color="auto"/>
            </w:tcBorders>
            <w:vAlign w:val="bottom"/>
          </w:tcPr>
          <w:p w14:paraId="26D4998C" w14:textId="77777777" w:rsidR="00B86FD2" w:rsidRDefault="00972F25">
            <w:r>
              <w:t>Metal</w:t>
            </w:r>
          </w:p>
        </w:tc>
        <w:tc>
          <w:tcPr>
            <w:tcW w:w="0" w:type="auto"/>
            <w:tcBorders>
              <w:bottom w:val="single" w:sz="0" w:space="0" w:color="auto"/>
            </w:tcBorders>
            <w:vAlign w:val="bottom"/>
          </w:tcPr>
          <w:p w14:paraId="45134728" w14:textId="77777777" w:rsidR="00B86FD2" w:rsidRDefault="00972F25">
            <w:r>
              <w:t>unit</w:t>
            </w:r>
          </w:p>
        </w:tc>
        <w:tc>
          <w:tcPr>
            <w:tcW w:w="0" w:type="auto"/>
            <w:tcBorders>
              <w:bottom w:val="single" w:sz="0" w:space="0" w:color="auto"/>
            </w:tcBorders>
            <w:vAlign w:val="bottom"/>
          </w:tcPr>
          <w:p w14:paraId="0F9DA552" w14:textId="77777777" w:rsidR="00B86FD2" w:rsidRDefault="00972F25">
            <w:pPr>
              <w:jc w:val="right"/>
            </w:pPr>
            <w:r>
              <w:t>count</w:t>
            </w:r>
          </w:p>
        </w:tc>
        <w:tc>
          <w:tcPr>
            <w:tcW w:w="0" w:type="auto"/>
            <w:tcBorders>
              <w:bottom w:val="single" w:sz="0" w:space="0" w:color="auto"/>
            </w:tcBorders>
            <w:vAlign w:val="bottom"/>
          </w:tcPr>
          <w:p w14:paraId="2DDC01D3" w14:textId="77777777" w:rsidR="00B86FD2" w:rsidRDefault="00972F25">
            <w:pPr>
              <w:jc w:val="right"/>
            </w:pPr>
            <w:r>
              <w:t>slope</w:t>
            </w:r>
          </w:p>
        </w:tc>
        <w:tc>
          <w:tcPr>
            <w:tcW w:w="0" w:type="auto"/>
            <w:tcBorders>
              <w:bottom w:val="single" w:sz="0" w:space="0" w:color="auto"/>
            </w:tcBorders>
            <w:vAlign w:val="bottom"/>
          </w:tcPr>
          <w:p w14:paraId="6C3EB69E" w14:textId="77777777" w:rsidR="00B86FD2" w:rsidRDefault="00972F25">
            <w:pPr>
              <w:jc w:val="right"/>
            </w:pPr>
            <w:r>
              <w:t>Y intercept</w:t>
            </w:r>
          </w:p>
        </w:tc>
        <w:tc>
          <w:tcPr>
            <w:tcW w:w="0" w:type="auto"/>
            <w:tcBorders>
              <w:bottom w:val="single" w:sz="0" w:space="0" w:color="auto"/>
            </w:tcBorders>
            <w:vAlign w:val="bottom"/>
          </w:tcPr>
          <w:p w14:paraId="3CF0C9BA" w14:textId="77777777" w:rsidR="00B86FD2" w:rsidRDefault="00972F25">
            <w:pPr>
              <w:jc w:val="right"/>
            </w:pPr>
            <w:r>
              <w:t>R squared</w:t>
            </w:r>
          </w:p>
        </w:tc>
      </w:tr>
      <w:tr w:rsidR="00B86FD2" w14:paraId="21A82EFE" w14:textId="77777777">
        <w:tc>
          <w:tcPr>
            <w:tcW w:w="0" w:type="auto"/>
          </w:tcPr>
          <w:p w14:paraId="1A408344" w14:textId="77777777" w:rsidR="00B86FD2" w:rsidRDefault="00972F25">
            <w:r>
              <w:t>Total Mercury (Hg)</w:t>
            </w:r>
          </w:p>
        </w:tc>
        <w:tc>
          <w:tcPr>
            <w:tcW w:w="0" w:type="auto"/>
          </w:tcPr>
          <w:p w14:paraId="37F88479" w14:textId="77777777" w:rsidR="00B86FD2" w:rsidRDefault="00972F25">
            <w:r>
              <w:t>ug/L</w:t>
            </w:r>
          </w:p>
        </w:tc>
        <w:tc>
          <w:tcPr>
            <w:tcW w:w="0" w:type="auto"/>
          </w:tcPr>
          <w:p w14:paraId="53FED558" w14:textId="77777777" w:rsidR="00B86FD2" w:rsidRDefault="00972F25">
            <w:pPr>
              <w:jc w:val="right"/>
            </w:pPr>
            <w:r>
              <w:t>3</w:t>
            </w:r>
          </w:p>
        </w:tc>
        <w:tc>
          <w:tcPr>
            <w:tcW w:w="0" w:type="auto"/>
          </w:tcPr>
          <w:p w14:paraId="724B846E" w14:textId="77777777" w:rsidR="00B86FD2" w:rsidRDefault="00972F25">
            <w:pPr>
              <w:jc w:val="right"/>
            </w:pPr>
            <w:r>
              <w:t>0.00</w:t>
            </w:r>
          </w:p>
        </w:tc>
        <w:tc>
          <w:tcPr>
            <w:tcW w:w="0" w:type="auto"/>
          </w:tcPr>
          <w:p w14:paraId="56246CA4" w14:textId="77777777" w:rsidR="00B86FD2" w:rsidRDefault="00972F25">
            <w:pPr>
              <w:jc w:val="right"/>
            </w:pPr>
            <w:r>
              <w:t>0.00</w:t>
            </w:r>
          </w:p>
        </w:tc>
        <w:tc>
          <w:tcPr>
            <w:tcW w:w="0" w:type="auto"/>
          </w:tcPr>
          <w:p w14:paraId="4E68B302" w14:textId="77777777" w:rsidR="00B86FD2" w:rsidRDefault="00972F25">
            <w:pPr>
              <w:jc w:val="right"/>
            </w:pPr>
            <w:r>
              <w:t>0.9998</w:t>
            </w:r>
          </w:p>
        </w:tc>
      </w:tr>
      <w:tr w:rsidR="00B86FD2" w14:paraId="080838F0" w14:textId="77777777">
        <w:tc>
          <w:tcPr>
            <w:tcW w:w="0" w:type="auto"/>
          </w:tcPr>
          <w:p w14:paraId="4C1F82E4" w14:textId="77777777" w:rsidR="00B86FD2" w:rsidRDefault="00972F25">
            <w:r>
              <w:t>Total Iron (Fe)</w:t>
            </w:r>
          </w:p>
        </w:tc>
        <w:tc>
          <w:tcPr>
            <w:tcW w:w="0" w:type="auto"/>
          </w:tcPr>
          <w:p w14:paraId="6FED3CA4" w14:textId="77777777" w:rsidR="00B86FD2" w:rsidRDefault="00972F25">
            <w:r>
              <w:t>ug/L</w:t>
            </w:r>
          </w:p>
        </w:tc>
        <w:tc>
          <w:tcPr>
            <w:tcW w:w="0" w:type="auto"/>
          </w:tcPr>
          <w:p w14:paraId="7B3C5B48" w14:textId="77777777" w:rsidR="00B86FD2" w:rsidRDefault="00972F25">
            <w:pPr>
              <w:jc w:val="right"/>
            </w:pPr>
            <w:r>
              <w:t>40</w:t>
            </w:r>
          </w:p>
        </w:tc>
        <w:tc>
          <w:tcPr>
            <w:tcW w:w="0" w:type="auto"/>
          </w:tcPr>
          <w:p w14:paraId="5586D529" w14:textId="77777777" w:rsidR="00B86FD2" w:rsidRDefault="00972F25">
            <w:pPr>
              <w:jc w:val="right"/>
            </w:pPr>
            <w:r>
              <w:t>30.86</w:t>
            </w:r>
          </w:p>
        </w:tc>
        <w:tc>
          <w:tcPr>
            <w:tcW w:w="0" w:type="auto"/>
          </w:tcPr>
          <w:p w14:paraId="30AC776A" w14:textId="77777777" w:rsidR="00B86FD2" w:rsidRDefault="00972F25">
            <w:pPr>
              <w:jc w:val="right"/>
            </w:pPr>
            <w:r>
              <w:t>-74.47</w:t>
            </w:r>
          </w:p>
        </w:tc>
        <w:tc>
          <w:tcPr>
            <w:tcW w:w="0" w:type="auto"/>
          </w:tcPr>
          <w:p w14:paraId="636DD81A" w14:textId="77777777" w:rsidR="00B86FD2" w:rsidRDefault="00972F25">
            <w:pPr>
              <w:jc w:val="right"/>
            </w:pPr>
            <w:r>
              <w:t>0.6933</w:t>
            </w:r>
          </w:p>
        </w:tc>
      </w:tr>
      <w:tr w:rsidR="00B86FD2" w14:paraId="548519B4" w14:textId="77777777">
        <w:tc>
          <w:tcPr>
            <w:tcW w:w="0" w:type="auto"/>
          </w:tcPr>
          <w:p w14:paraId="3E7CFA59" w14:textId="77777777" w:rsidR="00B86FD2" w:rsidRDefault="00972F25">
            <w:r>
              <w:t>Total Manganese (Mn)</w:t>
            </w:r>
          </w:p>
        </w:tc>
        <w:tc>
          <w:tcPr>
            <w:tcW w:w="0" w:type="auto"/>
          </w:tcPr>
          <w:p w14:paraId="5B9CF3C9" w14:textId="77777777" w:rsidR="00B86FD2" w:rsidRDefault="00972F25">
            <w:r>
              <w:t>ug/L</w:t>
            </w:r>
          </w:p>
        </w:tc>
        <w:tc>
          <w:tcPr>
            <w:tcW w:w="0" w:type="auto"/>
          </w:tcPr>
          <w:p w14:paraId="2F413C7D" w14:textId="77777777" w:rsidR="00B86FD2" w:rsidRDefault="00972F25">
            <w:pPr>
              <w:jc w:val="right"/>
            </w:pPr>
            <w:r>
              <w:t>18</w:t>
            </w:r>
          </w:p>
        </w:tc>
        <w:tc>
          <w:tcPr>
            <w:tcW w:w="0" w:type="auto"/>
          </w:tcPr>
          <w:p w14:paraId="74BA5269" w14:textId="77777777" w:rsidR="00B86FD2" w:rsidRDefault="00972F25">
            <w:pPr>
              <w:jc w:val="right"/>
            </w:pPr>
            <w:r>
              <w:t>4.38</w:t>
            </w:r>
          </w:p>
        </w:tc>
        <w:tc>
          <w:tcPr>
            <w:tcW w:w="0" w:type="auto"/>
          </w:tcPr>
          <w:p w14:paraId="2AF87F88" w14:textId="77777777" w:rsidR="00B86FD2" w:rsidRDefault="00972F25">
            <w:pPr>
              <w:jc w:val="right"/>
            </w:pPr>
            <w:r>
              <w:t>-21.41</w:t>
            </w:r>
          </w:p>
        </w:tc>
        <w:tc>
          <w:tcPr>
            <w:tcW w:w="0" w:type="auto"/>
          </w:tcPr>
          <w:p w14:paraId="1A4141C6" w14:textId="77777777" w:rsidR="00B86FD2" w:rsidRDefault="00972F25">
            <w:pPr>
              <w:jc w:val="right"/>
            </w:pPr>
            <w:r>
              <w:t>0.5939</w:t>
            </w:r>
          </w:p>
        </w:tc>
      </w:tr>
      <w:tr w:rsidR="00B86FD2" w14:paraId="53AE16DF" w14:textId="77777777">
        <w:tc>
          <w:tcPr>
            <w:tcW w:w="0" w:type="auto"/>
          </w:tcPr>
          <w:p w14:paraId="1137E0E4" w14:textId="77777777" w:rsidR="00B86FD2" w:rsidRDefault="00972F25">
            <w:r>
              <w:t>Total Aluminum (Al)</w:t>
            </w:r>
          </w:p>
        </w:tc>
        <w:tc>
          <w:tcPr>
            <w:tcW w:w="0" w:type="auto"/>
          </w:tcPr>
          <w:p w14:paraId="27BB3DC8" w14:textId="77777777" w:rsidR="00B86FD2" w:rsidRDefault="00972F25">
            <w:r>
              <w:t>ug/L</w:t>
            </w:r>
          </w:p>
        </w:tc>
        <w:tc>
          <w:tcPr>
            <w:tcW w:w="0" w:type="auto"/>
          </w:tcPr>
          <w:p w14:paraId="553DE8E9" w14:textId="77777777" w:rsidR="00B86FD2" w:rsidRDefault="00972F25">
            <w:pPr>
              <w:jc w:val="right"/>
            </w:pPr>
            <w:r>
              <w:t>42</w:t>
            </w:r>
          </w:p>
        </w:tc>
        <w:tc>
          <w:tcPr>
            <w:tcW w:w="0" w:type="auto"/>
          </w:tcPr>
          <w:p w14:paraId="431D28E2" w14:textId="77777777" w:rsidR="00B86FD2" w:rsidRDefault="00972F25">
            <w:pPr>
              <w:jc w:val="right"/>
            </w:pPr>
            <w:r>
              <w:t>20.13</w:t>
            </w:r>
          </w:p>
        </w:tc>
        <w:tc>
          <w:tcPr>
            <w:tcW w:w="0" w:type="auto"/>
          </w:tcPr>
          <w:p w14:paraId="50B631B4" w14:textId="77777777" w:rsidR="00B86FD2" w:rsidRDefault="00972F25">
            <w:pPr>
              <w:jc w:val="right"/>
            </w:pPr>
            <w:r>
              <w:t>-1.21</w:t>
            </w:r>
          </w:p>
        </w:tc>
        <w:tc>
          <w:tcPr>
            <w:tcW w:w="0" w:type="auto"/>
          </w:tcPr>
          <w:p w14:paraId="789DAACB" w14:textId="77777777" w:rsidR="00B86FD2" w:rsidRDefault="00972F25">
            <w:pPr>
              <w:jc w:val="right"/>
            </w:pPr>
            <w:r>
              <w:t>0.3965</w:t>
            </w:r>
          </w:p>
        </w:tc>
      </w:tr>
      <w:tr w:rsidR="00B86FD2" w14:paraId="0B6CF362" w14:textId="77777777">
        <w:tc>
          <w:tcPr>
            <w:tcW w:w="0" w:type="auto"/>
          </w:tcPr>
          <w:p w14:paraId="58B03CDB" w14:textId="77777777" w:rsidR="00B86FD2" w:rsidRDefault="00972F25">
            <w:r>
              <w:t>Total Barium (Ba)</w:t>
            </w:r>
          </w:p>
        </w:tc>
        <w:tc>
          <w:tcPr>
            <w:tcW w:w="0" w:type="auto"/>
          </w:tcPr>
          <w:p w14:paraId="7C1B8136" w14:textId="77777777" w:rsidR="00B86FD2" w:rsidRDefault="00972F25">
            <w:r>
              <w:t>ug/L</w:t>
            </w:r>
          </w:p>
        </w:tc>
        <w:tc>
          <w:tcPr>
            <w:tcW w:w="0" w:type="auto"/>
          </w:tcPr>
          <w:p w14:paraId="4638E4C9" w14:textId="77777777" w:rsidR="00B86FD2" w:rsidRDefault="00972F25">
            <w:pPr>
              <w:jc w:val="right"/>
            </w:pPr>
            <w:r>
              <w:t>42</w:t>
            </w:r>
          </w:p>
        </w:tc>
        <w:tc>
          <w:tcPr>
            <w:tcW w:w="0" w:type="auto"/>
          </w:tcPr>
          <w:p w14:paraId="0FADC9B7" w14:textId="77777777" w:rsidR="00B86FD2" w:rsidRDefault="00972F25">
            <w:pPr>
              <w:jc w:val="right"/>
            </w:pPr>
            <w:r>
              <w:t>0.22</w:t>
            </w:r>
          </w:p>
        </w:tc>
        <w:tc>
          <w:tcPr>
            <w:tcW w:w="0" w:type="auto"/>
          </w:tcPr>
          <w:p w14:paraId="19202B07" w14:textId="77777777" w:rsidR="00B86FD2" w:rsidRDefault="00972F25">
            <w:pPr>
              <w:jc w:val="right"/>
            </w:pPr>
            <w:r>
              <w:t>2.28</w:t>
            </w:r>
          </w:p>
        </w:tc>
        <w:tc>
          <w:tcPr>
            <w:tcW w:w="0" w:type="auto"/>
          </w:tcPr>
          <w:p w14:paraId="021F7234" w14:textId="77777777" w:rsidR="00B86FD2" w:rsidRDefault="00972F25">
            <w:pPr>
              <w:jc w:val="right"/>
            </w:pPr>
            <w:r>
              <w:t>0.2251</w:t>
            </w:r>
          </w:p>
        </w:tc>
      </w:tr>
      <w:tr w:rsidR="00B86FD2" w14:paraId="26DB591E" w14:textId="77777777">
        <w:tc>
          <w:tcPr>
            <w:tcW w:w="0" w:type="auto"/>
          </w:tcPr>
          <w:p w14:paraId="6DC1BCCF" w14:textId="77777777" w:rsidR="00B86FD2" w:rsidRDefault="00972F25">
            <w:r>
              <w:t>Total Copper (Cu)</w:t>
            </w:r>
          </w:p>
        </w:tc>
        <w:tc>
          <w:tcPr>
            <w:tcW w:w="0" w:type="auto"/>
          </w:tcPr>
          <w:p w14:paraId="3C75499A" w14:textId="77777777" w:rsidR="00B86FD2" w:rsidRDefault="00972F25">
            <w:r>
              <w:t>ug/L</w:t>
            </w:r>
          </w:p>
        </w:tc>
        <w:tc>
          <w:tcPr>
            <w:tcW w:w="0" w:type="auto"/>
          </w:tcPr>
          <w:p w14:paraId="7A955F99" w14:textId="77777777" w:rsidR="00B86FD2" w:rsidRDefault="00972F25">
            <w:pPr>
              <w:jc w:val="right"/>
            </w:pPr>
            <w:r>
              <w:t>39</w:t>
            </w:r>
          </w:p>
        </w:tc>
        <w:tc>
          <w:tcPr>
            <w:tcW w:w="0" w:type="auto"/>
          </w:tcPr>
          <w:p w14:paraId="4F817BCC" w14:textId="77777777" w:rsidR="00B86FD2" w:rsidRDefault="00972F25">
            <w:pPr>
              <w:jc w:val="right"/>
            </w:pPr>
            <w:r>
              <w:t>0.06</w:t>
            </w:r>
          </w:p>
        </w:tc>
        <w:tc>
          <w:tcPr>
            <w:tcW w:w="0" w:type="auto"/>
          </w:tcPr>
          <w:p w14:paraId="35772DD5" w14:textId="77777777" w:rsidR="00B86FD2" w:rsidRDefault="00972F25">
            <w:pPr>
              <w:jc w:val="right"/>
            </w:pPr>
            <w:r>
              <w:t>0.40</w:t>
            </w:r>
          </w:p>
        </w:tc>
        <w:tc>
          <w:tcPr>
            <w:tcW w:w="0" w:type="auto"/>
          </w:tcPr>
          <w:p w14:paraId="38260D5C" w14:textId="77777777" w:rsidR="00B86FD2" w:rsidRDefault="00972F25">
            <w:pPr>
              <w:jc w:val="right"/>
            </w:pPr>
            <w:r>
              <w:t>0.1762</w:t>
            </w:r>
          </w:p>
        </w:tc>
      </w:tr>
      <w:tr w:rsidR="00B86FD2" w14:paraId="47550D22" w14:textId="77777777">
        <w:tc>
          <w:tcPr>
            <w:tcW w:w="0" w:type="auto"/>
          </w:tcPr>
          <w:p w14:paraId="47F68D71" w14:textId="77777777" w:rsidR="00B86FD2" w:rsidRDefault="00972F25">
            <w:r>
              <w:t>Total Arsenic (As)</w:t>
            </w:r>
          </w:p>
        </w:tc>
        <w:tc>
          <w:tcPr>
            <w:tcW w:w="0" w:type="auto"/>
          </w:tcPr>
          <w:p w14:paraId="589D1512" w14:textId="77777777" w:rsidR="00B86FD2" w:rsidRDefault="00972F25">
            <w:r>
              <w:t>ug/L</w:t>
            </w:r>
          </w:p>
        </w:tc>
        <w:tc>
          <w:tcPr>
            <w:tcW w:w="0" w:type="auto"/>
          </w:tcPr>
          <w:p w14:paraId="1D3E3865" w14:textId="77777777" w:rsidR="00B86FD2" w:rsidRDefault="00972F25">
            <w:pPr>
              <w:jc w:val="right"/>
            </w:pPr>
            <w:r>
              <w:t>14</w:t>
            </w:r>
          </w:p>
        </w:tc>
        <w:tc>
          <w:tcPr>
            <w:tcW w:w="0" w:type="auto"/>
          </w:tcPr>
          <w:p w14:paraId="770640E5" w14:textId="77777777" w:rsidR="00B86FD2" w:rsidRDefault="00972F25">
            <w:pPr>
              <w:jc w:val="right"/>
            </w:pPr>
            <w:r>
              <w:t>0.00</w:t>
            </w:r>
          </w:p>
        </w:tc>
        <w:tc>
          <w:tcPr>
            <w:tcW w:w="0" w:type="auto"/>
          </w:tcPr>
          <w:p w14:paraId="45F498F6" w14:textId="77777777" w:rsidR="00B86FD2" w:rsidRDefault="00972F25">
            <w:pPr>
              <w:jc w:val="right"/>
            </w:pPr>
            <w:r>
              <w:t>0.14</w:t>
            </w:r>
          </w:p>
        </w:tc>
        <w:tc>
          <w:tcPr>
            <w:tcW w:w="0" w:type="auto"/>
          </w:tcPr>
          <w:p w14:paraId="539CF44D" w14:textId="77777777" w:rsidR="00B86FD2" w:rsidRDefault="00972F25">
            <w:pPr>
              <w:jc w:val="right"/>
            </w:pPr>
            <w:r>
              <w:t>0.1112</w:t>
            </w:r>
          </w:p>
        </w:tc>
      </w:tr>
      <w:tr w:rsidR="00B86FD2" w14:paraId="7AABF701" w14:textId="77777777">
        <w:tc>
          <w:tcPr>
            <w:tcW w:w="0" w:type="auto"/>
          </w:tcPr>
          <w:p w14:paraId="24E59F0E" w14:textId="77777777" w:rsidR="00B86FD2" w:rsidRDefault="00972F25">
            <w:r>
              <w:t>Total Strontium (Sr)</w:t>
            </w:r>
          </w:p>
        </w:tc>
        <w:tc>
          <w:tcPr>
            <w:tcW w:w="0" w:type="auto"/>
          </w:tcPr>
          <w:p w14:paraId="18139D6D" w14:textId="77777777" w:rsidR="00B86FD2" w:rsidRDefault="00972F25">
            <w:r>
              <w:t>ug/L</w:t>
            </w:r>
          </w:p>
        </w:tc>
        <w:tc>
          <w:tcPr>
            <w:tcW w:w="0" w:type="auto"/>
          </w:tcPr>
          <w:p w14:paraId="438B210F" w14:textId="77777777" w:rsidR="00B86FD2" w:rsidRDefault="00972F25">
            <w:pPr>
              <w:jc w:val="right"/>
            </w:pPr>
            <w:r>
              <w:t>42</w:t>
            </w:r>
          </w:p>
        </w:tc>
        <w:tc>
          <w:tcPr>
            <w:tcW w:w="0" w:type="auto"/>
          </w:tcPr>
          <w:p w14:paraId="4B801AB5" w14:textId="77777777" w:rsidR="00B86FD2" w:rsidRDefault="00972F25">
            <w:pPr>
              <w:jc w:val="right"/>
            </w:pPr>
            <w:r>
              <w:t>0.69</w:t>
            </w:r>
          </w:p>
        </w:tc>
        <w:tc>
          <w:tcPr>
            <w:tcW w:w="0" w:type="auto"/>
          </w:tcPr>
          <w:p w14:paraId="0C8D7EEE" w14:textId="77777777" w:rsidR="00B86FD2" w:rsidRDefault="00972F25">
            <w:pPr>
              <w:jc w:val="right"/>
            </w:pPr>
            <w:r>
              <w:t>12.21</w:t>
            </w:r>
          </w:p>
        </w:tc>
        <w:tc>
          <w:tcPr>
            <w:tcW w:w="0" w:type="auto"/>
          </w:tcPr>
          <w:p w14:paraId="2B4B1687" w14:textId="77777777" w:rsidR="00B86FD2" w:rsidRDefault="00972F25">
            <w:pPr>
              <w:jc w:val="right"/>
            </w:pPr>
            <w:r>
              <w:t>0.0445</w:t>
            </w:r>
          </w:p>
        </w:tc>
      </w:tr>
      <w:tr w:rsidR="00B86FD2" w14:paraId="2B7F56C5" w14:textId="77777777">
        <w:tc>
          <w:tcPr>
            <w:tcW w:w="0" w:type="auto"/>
          </w:tcPr>
          <w:p w14:paraId="322FE9E2" w14:textId="77777777" w:rsidR="00B86FD2" w:rsidRDefault="00972F25">
            <w:r>
              <w:t>Total Silicon (Si)</w:t>
            </w:r>
          </w:p>
        </w:tc>
        <w:tc>
          <w:tcPr>
            <w:tcW w:w="0" w:type="auto"/>
          </w:tcPr>
          <w:p w14:paraId="732C5B24" w14:textId="77777777" w:rsidR="00B86FD2" w:rsidRDefault="00972F25">
            <w:r>
              <w:t>ug/L</w:t>
            </w:r>
          </w:p>
        </w:tc>
        <w:tc>
          <w:tcPr>
            <w:tcW w:w="0" w:type="auto"/>
          </w:tcPr>
          <w:p w14:paraId="07B15E55" w14:textId="77777777" w:rsidR="00B86FD2" w:rsidRDefault="00972F25">
            <w:pPr>
              <w:jc w:val="right"/>
            </w:pPr>
            <w:r>
              <w:t>42</w:t>
            </w:r>
          </w:p>
        </w:tc>
        <w:tc>
          <w:tcPr>
            <w:tcW w:w="0" w:type="auto"/>
          </w:tcPr>
          <w:p w14:paraId="3A7C85DF" w14:textId="77777777" w:rsidR="00B86FD2" w:rsidRDefault="00972F25">
            <w:pPr>
              <w:jc w:val="right"/>
            </w:pPr>
            <w:r>
              <w:t>-37.45</w:t>
            </w:r>
          </w:p>
        </w:tc>
        <w:tc>
          <w:tcPr>
            <w:tcW w:w="0" w:type="auto"/>
          </w:tcPr>
          <w:p w14:paraId="56288F2E" w14:textId="77777777" w:rsidR="00B86FD2" w:rsidRDefault="00972F25">
            <w:pPr>
              <w:jc w:val="right"/>
            </w:pPr>
            <w:r>
              <w:t>2433.98</w:t>
            </w:r>
          </w:p>
        </w:tc>
        <w:tc>
          <w:tcPr>
            <w:tcW w:w="0" w:type="auto"/>
          </w:tcPr>
          <w:p w14:paraId="6D09C960" w14:textId="77777777" w:rsidR="00B86FD2" w:rsidRDefault="00972F25">
            <w:pPr>
              <w:jc w:val="right"/>
            </w:pPr>
            <w:r>
              <w:t>0.0383</w:t>
            </w:r>
          </w:p>
        </w:tc>
      </w:tr>
      <w:tr w:rsidR="00B86FD2" w14:paraId="3F5CD9CF" w14:textId="77777777">
        <w:tc>
          <w:tcPr>
            <w:tcW w:w="0" w:type="auto"/>
          </w:tcPr>
          <w:p w14:paraId="4F3096D0" w14:textId="77777777" w:rsidR="00B86FD2" w:rsidRDefault="00972F25">
            <w:r>
              <w:lastRenderedPageBreak/>
              <w:t>Total Magnesium (Mg)</w:t>
            </w:r>
          </w:p>
        </w:tc>
        <w:tc>
          <w:tcPr>
            <w:tcW w:w="0" w:type="auto"/>
          </w:tcPr>
          <w:p w14:paraId="16167BD6" w14:textId="77777777" w:rsidR="00B86FD2" w:rsidRDefault="00972F25">
            <w:r>
              <w:t>mg/L</w:t>
            </w:r>
          </w:p>
        </w:tc>
        <w:tc>
          <w:tcPr>
            <w:tcW w:w="0" w:type="auto"/>
          </w:tcPr>
          <w:p w14:paraId="77998526" w14:textId="77777777" w:rsidR="00B86FD2" w:rsidRDefault="00972F25">
            <w:pPr>
              <w:jc w:val="right"/>
            </w:pPr>
            <w:r>
              <w:t>42</w:t>
            </w:r>
          </w:p>
        </w:tc>
        <w:tc>
          <w:tcPr>
            <w:tcW w:w="0" w:type="auto"/>
          </w:tcPr>
          <w:p w14:paraId="5795FCC9" w14:textId="77777777" w:rsidR="00B86FD2" w:rsidRDefault="00972F25">
            <w:pPr>
              <w:jc w:val="right"/>
            </w:pPr>
            <w:r>
              <w:t>0.01</w:t>
            </w:r>
          </w:p>
        </w:tc>
        <w:tc>
          <w:tcPr>
            <w:tcW w:w="0" w:type="auto"/>
          </w:tcPr>
          <w:p w14:paraId="300FA022" w14:textId="77777777" w:rsidR="00B86FD2" w:rsidRDefault="00972F25">
            <w:pPr>
              <w:jc w:val="right"/>
            </w:pPr>
            <w:r>
              <w:t>0.55</w:t>
            </w:r>
          </w:p>
        </w:tc>
        <w:tc>
          <w:tcPr>
            <w:tcW w:w="0" w:type="auto"/>
          </w:tcPr>
          <w:p w14:paraId="627F0E84" w14:textId="77777777" w:rsidR="00B86FD2" w:rsidRDefault="00972F25">
            <w:pPr>
              <w:jc w:val="right"/>
            </w:pPr>
            <w:r>
              <w:t>0.0298</w:t>
            </w:r>
          </w:p>
        </w:tc>
      </w:tr>
      <w:tr w:rsidR="00B86FD2" w14:paraId="2F8F9139" w14:textId="77777777">
        <w:tc>
          <w:tcPr>
            <w:tcW w:w="0" w:type="auto"/>
          </w:tcPr>
          <w:p w14:paraId="681CBDB4" w14:textId="77777777" w:rsidR="00B86FD2" w:rsidRDefault="00972F25">
            <w:r>
              <w:t>Total Potassium (K)</w:t>
            </w:r>
          </w:p>
        </w:tc>
        <w:tc>
          <w:tcPr>
            <w:tcW w:w="0" w:type="auto"/>
          </w:tcPr>
          <w:p w14:paraId="31A6849F" w14:textId="77777777" w:rsidR="00B86FD2" w:rsidRDefault="00972F25">
            <w:r>
              <w:t>mg/L</w:t>
            </w:r>
          </w:p>
        </w:tc>
        <w:tc>
          <w:tcPr>
            <w:tcW w:w="0" w:type="auto"/>
          </w:tcPr>
          <w:p w14:paraId="5C3AA69F" w14:textId="77777777" w:rsidR="00B86FD2" w:rsidRDefault="00972F25">
            <w:pPr>
              <w:jc w:val="right"/>
            </w:pPr>
            <w:r>
              <w:t>32</w:t>
            </w:r>
          </w:p>
        </w:tc>
        <w:tc>
          <w:tcPr>
            <w:tcW w:w="0" w:type="auto"/>
          </w:tcPr>
          <w:p w14:paraId="5116F9F4" w14:textId="77777777" w:rsidR="00B86FD2" w:rsidRDefault="00972F25">
            <w:pPr>
              <w:jc w:val="right"/>
            </w:pPr>
            <w:r>
              <w:t>-0.01</w:t>
            </w:r>
          </w:p>
        </w:tc>
        <w:tc>
          <w:tcPr>
            <w:tcW w:w="0" w:type="auto"/>
          </w:tcPr>
          <w:p w14:paraId="797FD776" w14:textId="77777777" w:rsidR="00B86FD2" w:rsidRDefault="00972F25">
            <w:pPr>
              <w:jc w:val="right"/>
            </w:pPr>
            <w:r>
              <w:t>0.17</w:t>
            </w:r>
          </w:p>
        </w:tc>
        <w:tc>
          <w:tcPr>
            <w:tcW w:w="0" w:type="auto"/>
          </w:tcPr>
          <w:p w14:paraId="3879B132" w14:textId="77777777" w:rsidR="00B86FD2" w:rsidRDefault="00972F25">
            <w:pPr>
              <w:jc w:val="right"/>
            </w:pPr>
            <w:r>
              <w:t>0.0216</w:t>
            </w:r>
          </w:p>
        </w:tc>
      </w:tr>
      <w:tr w:rsidR="00B86FD2" w14:paraId="55F9B1CA" w14:textId="77777777">
        <w:tc>
          <w:tcPr>
            <w:tcW w:w="0" w:type="auto"/>
          </w:tcPr>
          <w:p w14:paraId="31C30B2E" w14:textId="77777777" w:rsidR="00B86FD2" w:rsidRDefault="00972F25">
            <w:r>
              <w:t>Total Hardness (CaCO3)</w:t>
            </w:r>
          </w:p>
        </w:tc>
        <w:tc>
          <w:tcPr>
            <w:tcW w:w="0" w:type="auto"/>
          </w:tcPr>
          <w:p w14:paraId="2290A487" w14:textId="77777777" w:rsidR="00B86FD2" w:rsidRDefault="00972F25">
            <w:r>
              <w:t>mg/L</w:t>
            </w:r>
          </w:p>
        </w:tc>
        <w:tc>
          <w:tcPr>
            <w:tcW w:w="0" w:type="auto"/>
          </w:tcPr>
          <w:p w14:paraId="22048717" w14:textId="77777777" w:rsidR="00B86FD2" w:rsidRDefault="00972F25">
            <w:pPr>
              <w:jc w:val="right"/>
            </w:pPr>
            <w:r>
              <w:t>41</w:t>
            </w:r>
          </w:p>
        </w:tc>
        <w:tc>
          <w:tcPr>
            <w:tcW w:w="0" w:type="auto"/>
          </w:tcPr>
          <w:p w14:paraId="22BF521A" w14:textId="77777777" w:rsidR="00B86FD2" w:rsidRDefault="00972F25">
            <w:pPr>
              <w:jc w:val="right"/>
            </w:pPr>
            <w:r>
              <w:t>0.19</w:t>
            </w:r>
          </w:p>
        </w:tc>
        <w:tc>
          <w:tcPr>
            <w:tcW w:w="0" w:type="auto"/>
          </w:tcPr>
          <w:p w14:paraId="20BD73A2" w14:textId="77777777" w:rsidR="00B86FD2" w:rsidRDefault="00972F25">
            <w:pPr>
              <w:jc w:val="right"/>
            </w:pPr>
            <w:r>
              <w:t>7.87</w:t>
            </w:r>
          </w:p>
        </w:tc>
        <w:tc>
          <w:tcPr>
            <w:tcW w:w="0" w:type="auto"/>
          </w:tcPr>
          <w:p w14:paraId="1F09CC92" w14:textId="77777777" w:rsidR="00B86FD2" w:rsidRDefault="00972F25">
            <w:pPr>
              <w:jc w:val="right"/>
            </w:pPr>
            <w:r>
              <w:t>0.0153</w:t>
            </w:r>
          </w:p>
        </w:tc>
      </w:tr>
      <w:tr w:rsidR="00B86FD2" w14:paraId="56EEDFED" w14:textId="77777777">
        <w:tc>
          <w:tcPr>
            <w:tcW w:w="0" w:type="auto"/>
          </w:tcPr>
          <w:p w14:paraId="6726676D" w14:textId="77777777" w:rsidR="00B86FD2" w:rsidRDefault="00972F25">
            <w:r>
              <w:t>Total Calcium (Ca)</w:t>
            </w:r>
          </w:p>
        </w:tc>
        <w:tc>
          <w:tcPr>
            <w:tcW w:w="0" w:type="auto"/>
          </w:tcPr>
          <w:p w14:paraId="475AA0A8" w14:textId="77777777" w:rsidR="00B86FD2" w:rsidRDefault="00972F25">
            <w:r>
              <w:t>mg/L</w:t>
            </w:r>
          </w:p>
        </w:tc>
        <w:tc>
          <w:tcPr>
            <w:tcW w:w="0" w:type="auto"/>
          </w:tcPr>
          <w:p w14:paraId="7AD2219F" w14:textId="77777777" w:rsidR="00B86FD2" w:rsidRDefault="00972F25">
            <w:pPr>
              <w:jc w:val="right"/>
            </w:pPr>
            <w:r>
              <w:t>42</w:t>
            </w:r>
          </w:p>
        </w:tc>
        <w:tc>
          <w:tcPr>
            <w:tcW w:w="0" w:type="auto"/>
          </w:tcPr>
          <w:p w14:paraId="6A60D3BC" w14:textId="77777777" w:rsidR="00B86FD2" w:rsidRDefault="00972F25">
            <w:pPr>
              <w:jc w:val="right"/>
            </w:pPr>
            <w:r>
              <w:t>0.04</w:t>
            </w:r>
          </w:p>
        </w:tc>
        <w:tc>
          <w:tcPr>
            <w:tcW w:w="0" w:type="auto"/>
          </w:tcPr>
          <w:p w14:paraId="1FA7C09F" w14:textId="77777777" w:rsidR="00B86FD2" w:rsidRDefault="00972F25">
            <w:pPr>
              <w:jc w:val="right"/>
            </w:pPr>
            <w:r>
              <w:t>2.30</w:t>
            </w:r>
          </w:p>
        </w:tc>
        <w:tc>
          <w:tcPr>
            <w:tcW w:w="0" w:type="auto"/>
          </w:tcPr>
          <w:p w14:paraId="019547C4" w14:textId="77777777" w:rsidR="00B86FD2" w:rsidRDefault="00972F25">
            <w:pPr>
              <w:jc w:val="right"/>
            </w:pPr>
            <w:r>
              <w:t>0.0095</w:t>
            </w:r>
          </w:p>
        </w:tc>
      </w:tr>
      <w:tr w:rsidR="00B86FD2" w14:paraId="77E54F0E" w14:textId="77777777">
        <w:tc>
          <w:tcPr>
            <w:tcW w:w="0" w:type="auto"/>
          </w:tcPr>
          <w:p w14:paraId="25116A02" w14:textId="77777777" w:rsidR="00B86FD2" w:rsidRDefault="00972F25">
            <w:r>
              <w:t>Total Sodium (Na)</w:t>
            </w:r>
          </w:p>
        </w:tc>
        <w:tc>
          <w:tcPr>
            <w:tcW w:w="0" w:type="auto"/>
          </w:tcPr>
          <w:p w14:paraId="281C84AD" w14:textId="77777777" w:rsidR="00B86FD2" w:rsidRDefault="00972F25">
            <w:r>
              <w:t>mg/L</w:t>
            </w:r>
          </w:p>
        </w:tc>
        <w:tc>
          <w:tcPr>
            <w:tcW w:w="0" w:type="auto"/>
          </w:tcPr>
          <w:p w14:paraId="691AB24B" w14:textId="77777777" w:rsidR="00B86FD2" w:rsidRDefault="00972F25">
            <w:pPr>
              <w:jc w:val="right"/>
            </w:pPr>
            <w:r>
              <w:t>37</w:t>
            </w:r>
          </w:p>
        </w:tc>
        <w:tc>
          <w:tcPr>
            <w:tcW w:w="0" w:type="auto"/>
          </w:tcPr>
          <w:p w14:paraId="4036D218" w14:textId="77777777" w:rsidR="00B86FD2" w:rsidRDefault="00972F25">
            <w:pPr>
              <w:jc w:val="right"/>
            </w:pPr>
            <w:r>
              <w:t>0.03</w:t>
            </w:r>
          </w:p>
        </w:tc>
        <w:tc>
          <w:tcPr>
            <w:tcW w:w="0" w:type="auto"/>
          </w:tcPr>
          <w:p w14:paraId="1226BD4F" w14:textId="77777777" w:rsidR="00B86FD2" w:rsidRDefault="00972F25">
            <w:pPr>
              <w:jc w:val="right"/>
            </w:pPr>
            <w:r>
              <w:t>1.70</w:t>
            </w:r>
          </w:p>
        </w:tc>
        <w:tc>
          <w:tcPr>
            <w:tcW w:w="0" w:type="auto"/>
          </w:tcPr>
          <w:p w14:paraId="73394A53" w14:textId="77777777" w:rsidR="00B86FD2" w:rsidRDefault="00972F25">
            <w:pPr>
              <w:jc w:val="right"/>
            </w:pPr>
            <w:r>
              <w:t>0.0081</w:t>
            </w:r>
          </w:p>
        </w:tc>
      </w:tr>
    </w:tbl>
    <w:p w14:paraId="3316C47F" w14:textId="77777777" w:rsidR="00B86FD2" w:rsidRDefault="00972F25">
      <w:r>
        <w:t> </w:t>
      </w:r>
      <w:commentRangeEnd w:id="85"/>
      <w:r w:rsidR="00085252">
        <w:rPr>
          <w:rStyle w:val="CommentReference"/>
        </w:rPr>
        <w:commentReference w:id="85"/>
      </w:r>
    </w:p>
    <w:p w14:paraId="0B7D1215" w14:textId="77777777" w:rsidR="00B86FD2" w:rsidRDefault="00972F25">
      <w:pPr>
        <w:pStyle w:val="Heading4"/>
      </w:pPr>
      <w:bookmarkStart w:id="86" w:name="nitrate-doc"/>
      <w:r>
        <w:t>Nitrate &amp; DOC</w:t>
      </w:r>
      <w:bookmarkEnd w:id="86"/>
    </w:p>
    <w:p w14:paraId="582B7037" w14:textId="77777777" w:rsidR="00B86FD2" w:rsidRDefault="00972F25">
      <w:r>
        <w:t xml:space="preserve">Each sample that was analyzed on the </w:t>
      </w:r>
      <w:proofErr w:type="spellStart"/>
      <w:r>
        <w:t>Spectrolyser</w:t>
      </w:r>
      <w:proofErr w:type="spellEnd"/>
      <w:r>
        <w:t xml:space="preserve"> resulted in an estimate of DOC and nitrate concentrations based on sample UV-Vis light absorption. Estimated concentrations of nitrate were positively related to DOC concentration (Figure 12).</w:t>
      </w:r>
    </w:p>
    <w:p w14:paraId="157CDDDA" w14:textId="77777777" w:rsidR="00B86FD2" w:rsidRDefault="00972F25">
      <w:r>
        <w:t> </w:t>
      </w:r>
    </w:p>
    <w:p w14:paraId="7257AEF0" w14:textId="77777777" w:rsidR="00B86FD2" w:rsidRDefault="00972F25">
      <w:r>
        <w:rPr>
          <w:noProof/>
        </w:rPr>
        <w:drawing>
          <wp:inline distT="0" distB="0" distL="0" distR="0" wp14:anchorId="25709645" wp14:editId="6B419D25">
            <wp:extent cx="5715000" cy="3527777"/>
            <wp:effectExtent l="0" t="0" r="0" b="0"/>
            <wp:docPr id="12" name="Picture" descr="Figure 12:  Concentration of nitrate (estimated via UV-Vis absorption) and dissolved organic carbon."/>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nitrate-DOC_scatter.png"/>
                    <pic:cNvPicPr>
                      <a:picLocks noChangeAspect="1" noChangeArrowheads="1"/>
                    </pic:cNvPicPr>
                  </pic:nvPicPr>
                  <pic:blipFill>
                    <a:blip r:embed="rId23"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28DF169D" w14:textId="77777777" w:rsidR="00B86FD2" w:rsidRDefault="00972F25">
      <w:r>
        <w:t xml:space="preserve">Figure 12:  </w:t>
      </w:r>
      <w:r>
        <w:rPr>
          <w:i/>
        </w:rPr>
        <w:t>Concentration of nitrate (estimated via UV-Vis absorption) and dissolved organic carbon.</w:t>
      </w:r>
    </w:p>
    <w:p w14:paraId="11734E65" w14:textId="77777777" w:rsidR="00B86FD2" w:rsidRDefault="00972F25">
      <w:r>
        <w:t> </w:t>
      </w:r>
    </w:p>
    <w:p w14:paraId="0F932580" w14:textId="77777777" w:rsidR="00B86FD2" w:rsidRDefault="00972F25">
      <w:r>
        <w:t xml:space="preserve">UV </w:t>
      </w:r>
      <w:proofErr w:type="gramStart"/>
      <w:r>
        <w:t>absorbance based</w:t>
      </w:r>
      <w:proofErr w:type="gramEnd"/>
      <w:r>
        <w:t xml:space="preserve"> estimations of DOC concentration were more strongly correlated to nitrate estimates (Figure 13).</w:t>
      </w:r>
    </w:p>
    <w:p w14:paraId="1B126ACE" w14:textId="77777777" w:rsidR="00B86FD2" w:rsidRDefault="00972F25">
      <w:r>
        <w:t> </w:t>
      </w:r>
    </w:p>
    <w:p w14:paraId="2C98295E" w14:textId="77777777" w:rsidR="00B86FD2" w:rsidRDefault="00972F25">
      <w:r>
        <w:rPr>
          <w:noProof/>
        </w:rPr>
        <w:lastRenderedPageBreak/>
        <w:drawing>
          <wp:inline distT="0" distB="0" distL="0" distR="0" wp14:anchorId="4F368A9A" wp14:editId="7A702104">
            <wp:extent cx="5715000" cy="3527777"/>
            <wp:effectExtent l="0" t="0" r="0" b="0"/>
            <wp:docPr id="13" name="Picture" descr="Figure 13:  Concentration of nitrate and dissolved organic carbon, both estimated via UV-Vis absorption."/>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nitrate-DOCeq_scatter.png"/>
                    <pic:cNvPicPr>
                      <a:picLocks noChangeAspect="1" noChangeArrowheads="1"/>
                    </pic:cNvPicPr>
                  </pic:nvPicPr>
                  <pic:blipFill>
                    <a:blip r:embed="rId24"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6477CE64" w14:textId="77777777" w:rsidR="00B86FD2" w:rsidRDefault="00972F25">
      <w:r>
        <w:t xml:space="preserve">Figure 13:  </w:t>
      </w:r>
      <w:r>
        <w:rPr>
          <w:i/>
        </w:rPr>
        <w:t>Concentration of nitrate and dissolved organic carbon, both estimated via UV-Vis absorption.</w:t>
      </w:r>
    </w:p>
    <w:p w14:paraId="6335CAF6" w14:textId="77777777" w:rsidR="00B86FD2" w:rsidRDefault="00972F25">
      <w:r>
        <w:t> </w:t>
      </w:r>
    </w:p>
    <w:p w14:paraId="21B82A24" w14:textId="77777777" w:rsidR="00B86FD2" w:rsidRDefault="00972F25">
      <w:pPr>
        <w:pStyle w:val="Heading4"/>
      </w:pPr>
      <w:bookmarkStart w:id="87" w:name="treatability-doc"/>
      <w:r>
        <w:t>Treatability &amp; DOC</w:t>
      </w:r>
      <w:bookmarkEnd w:id="87"/>
    </w:p>
    <w:p w14:paraId="31357AB3" w14:textId="77777777" w:rsidR="00B86FD2" w:rsidRDefault="00972F25">
      <w:r>
        <w:t>Dissolved organic matter – particularly high molecular weight aromatic compounds – are precursors to disinfection by-products (DBPs), which are formed during chlorination of source drinking water. Drinking water supply for the CRD is treated simply by chlorinating raw source water, and therefore source water NOM could have important implications for treatability. To assess the potential of source water to form potentially harmful DBPs, samples were collected from four locations and sent to partners at the University of Waterloo for treatability analyses (specifically, DBP formation potentials (DBP-FPs)).</w:t>
      </w:r>
      <w:r w:rsidR="00E035FE">
        <w:t xml:space="preserve"> </w:t>
      </w:r>
      <w:r>
        <w:t>Results from two sets of samples at four selected sites showed positive correlations between DOC concentrations and DBP-FPs, and even stronger relationships between DBP-FPs and UV absorbance at 254-nm – an indicator of NOM aromaticity (Figure 14). The relatively stronger correlation between DBP-FPs and UV-254 indicates that while DOM concentration is an important indicator of source water treatability challenges, the aromaticity of source water NOM may be an even more important driver.</w:t>
      </w:r>
    </w:p>
    <w:p w14:paraId="6BB0F3C6" w14:textId="77777777" w:rsidR="00B86FD2" w:rsidRDefault="00972F25">
      <w:r>
        <w:t> </w:t>
      </w:r>
    </w:p>
    <w:p w14:paraId="7E84EF75" w14:textId="77777777" w:rsidR="00B86FD2" w:rsidRDefault="00972F25">
      <w:r>
        <w:rPr>
          <w:noProof/>
        </w:rPr>
        <w:lastRenderedPageBreak/>
        <w:drawing>
          <wp:inline distT="0" distB="0" distL="0" distR="0" wp14:anchorId="3AAF85F2" wp14:editId="7AB2798A">
            <wp:extent cx="5715000" cy="7347857"/>
            <wp:effectExtent l="0" t="0" r="0" b="0"/>
            <wp:docPr id="14" name="Picture" descr="Figure 14:  Plots of disinfection by-product formation potentials (DBP-FPs) with dissolved organic carbon (left column) and UV absorbance at 254 nm (right column). Samples collected at four sites on two occasion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treatability_DOC-UV254.png"/>
                    <pic:cNvPicPr>
                      <a:picLocks noChangeAspect="1" noChangeArrowheads="1"/>
                    </pic:cNvPicPr>
                  </pic:nvPicPr>
                  <pic:blipFill>
                    <a:blip r:embed="rId25" cstate="email">
                      <a:extLst>
                        <a:ext uri="{28A0092B-C50C-407E-A947-70E740481C1C}">
                          <a14:useLocalDpi xmlns:a14="http://schemas.microsoft.com/office/drawing/2010/main"/>
                        </a:ext>
                      </a:extLst>
                    </a:blip>
                    <a:stretch>
                      <a:fillRect/>
                    </a:stretch>
                  </pic:blipFill>
                  <pic:spPr bwMode="auto">
                    <a:xfrm>
                      <a:off x="0" y="0"/>
                      <a:ext cx="5715000" cy="7347857"/>
                    </a:xfrm>
                    <a:prstGeom prst="rect">
                      <a:avLst/>
                    </a:prstGeom>
                    <a:noFill/>
                    <a:ln w="9525">
                      <a:noFill/>
                      <a:headEnd/>
                      <a:tailEnd/>
                    </a:ln>
                  </pic:spPr>
                </pic:pic>
              </a:graphicData>
            </a:graphic>
          </wp:inline>
        </w:drawing>
      </w:r>
    </w:p>
    <w:p w14:paraId="4CE35783" w14:textId="77777777" w:rsidR="00B86FD2" w:rsidRDefault="00972F25">
      <w:r>
        <w:t xml:space="preserve">Figure 14:  </w:t>
      </w:r>
      <w:r>
        <w:rPr>
          <w:i/>
        </w:rPr>
        <w:t>Plots of disinfection by-product formation potentials (DBP-FPs) with dissolved organic carbon (left column) and UV absorbance at 254 nm (right column). Samples collected at four sites on two occasions.</w:t>
      </w:r>
    </w:p>
    <w:p w14:paraId="48A107BE" w14:textId="77777777" w:rsidR="00B86FD2" w:rsidRDefault="00972F25">
      <w:r>
        <w:t> </w:t>
      </w:r>
    </w:p>
    <w:p w14:paraId="64B2E4FB" w14:textId="77777777" w:rsidR="00B86FD2" w:rsidRDefault="00972F25">
      <w:r>
        <w:lastRenderedPageBreak/>
        <w:t xml:space="preserve">While UV-254 is a good indicator of NOM aromaticity and also appears to be correlated to DBP-FPs, naturally occurring aqueous chemicals (such as nitrate and iron) can interfere with spectroscopic analyses and lead to positive bias in DOM estimates. While aqueous nitrate may lead to an over estimate absorbance-based DOM concentrations, aqueous nitrogen can also play an important roll as a precursor to nitrogenous-DBPs when in combination with NOM, which could make </w:t>
      </w:r>
      <w:proofErr w:type="gramStart"/>
      <w:r>
        <w:t>UV{</w:t>
      </w:r>
      <w:proofErr w:type="gramEnd"/>
      <w:r>
        <w:t>254} an even better indicator of DBP-FP.</w:t>
      </w:r>
    </w:p>
    <w:p w14:paraId="3E074CAC" w14:textId="77777777" w:rsidR="004A186B" w:rsidRDefault="004A186B"/>
    <w:p w14:paraId="39153402" w14:textId="77777777" w:rsidR="00B86FD2" w:rsidRDefault="00972F25">
      <w:pPr>
        <w:numPr>
          <w:ilvl w:val="0"/>
          <w:numId w:val="19"/>
        </w:numPr>
      </w:pPr>
      <w:r>
        <w:t xml:space="preserve">TO DO: add comparison of treatability metrics at Tunnel versus Sooke </w:t>
      </w:r>
      <w:proofErr w:type="spellStart"/>
      <w:r>
        <w:t>Tribs</w:t>
      </w:r>
      <w:proofErr w:type="spellEnd"/>
    </w:p>
    <w:p w14:paraId="7D78FC2D" w14:textId="77777777" w:rsidR="00B86FD2" w:rsidRDefault="00972F25">
      <w:r>
        <w:t> </w:t>
      </w:r>
    </w:p>
    <w:p w14:paraId="256F472E" w14:textId="77777777" w:rsidR="00B86FD2" w:rsidRDefault="00972F25">
      <w:pPr>
        <w:pStyle w:val="Heading3"/>
      </w:pPr>
      <w:bookmarkStart w:id="88" w:name="synoptic-sampling"/>
      <w:bookmarkStart w:id="89" w:name="_Toc40747058"/>
      <w:r>
        <w:t>Synoptic Sampling</w:t>
      </w:r>
      <w:bookmarkEnd w:id="88"/>
      <w:bookmarkEnd w:id="89"/>
    </w:p>
    <w:p w14:paraId="390A7ADD" w14:textId="77777777" w:rsidR="00B86FD2" w:rsidRDefault="00972F25">
      <w:r>
        <w:t>Over the sixteen month study period, 227 samples were collected at thirteen river sites across the Leech and Sooke water supply areas. Figure 15 shows DOC concentrations a</w:t>
      </w:r>
      <w:bookmarkStart w:id="90" w:name="_GoBack"/>
      <w:bookmarkEnd w:id="90"/>
      <w:r>
        <w:t>cross each synoptically samples site, and Table 8 summarized the range of DOC concentrations.</w:t>
      </w:r>
    </w:p>
    <w:p w14:paraId="6218513E" w14:textId="77777777" w:rsidR="00B86FD2" w:rsidRDefault="00972F25">
      <w:r>
        <w:t> </w:t>
      </w:r>
    </w:p>
    <w:p w14:paraId="59F19302" w14:textId="77777777" w:rsidR="00B86FD2" w:rsidRDefault="00972F25">
      <w:r>
        <w:rPr>
          <w:noProof/>
        </w:rPr>
        <w:drawing>
          <wp:inline distT="0" distB="0" distL="0" distR="0" wp14:anchorId="2BEDA12A" wp14:editId="564C8FD0">
            <wp:extent cx="5715000" cy="3527777"/>
            <wp:effectExtent l="0" t="0" r="0" b="0"/>
            <wp:docPr id="15" name="Picture" descr="Figure 15:  Synoptic sampling results of dissolved organic carbon concentrations from 13 sites over 16 months (227 grab sample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yn_13sites_boxplots.png"/>
                    <pic:cNvPicPr>
                      <a:picLocks noChangeAspect="1" noChangeArrowheads="1"/>
                    </pic:cNvPicPr>
                  </pic:nvPicPr>
                  <pic:blipFill>
                    <a:blip r:embed="rId26"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23A1AB9D" w14:textId="77777777" w:rsidR="00B86FD2" w:rsidRDefault="00972F25">
      <w:r>
        <w:t xml:space="preserve">Figure 15:  </w:t>
      </w:r>
      <w:r>
        <w:rPr>
          <w:i/>
        </w:rPr>
        <w:t>Synoptic sampling results of dissolved organic carbon concentrations from 13 sites over 16 months (227 grab samples).</w:t>
      </w:r>
    </w:p>
    <w:p w14:paraId="0C41717E" w14:textId="77777777" w:rsidR="00B86FD2" w:rsidRDefault="00972F25">
      <w:r>
        <w:t> </w:t>
      </w:r>
    </w:p>
    <w:p w14:paraId="45AB9EE1" w14:textId="77777777" w:rsidR="00B86FD2" w:rsidRDefault="00972F25">
      <w:r>
        <w:lastRenderedPageBreak/>
        <w:t xml:space="preserve">Table 8: </w:t>
      </w:r>
      <w:r>
        <w:rPr>
          <w:i/>
        </w:rPr>
        <w:t>Summary of dissolved organic carbon across thirteen synoptically sampled river sites</w:t>
      </w:r>
    </w:p>
    <w:tbl>
      <w:tblPr>
        <w:tblW w:w="0" w:type="pct"/>
        <w:tblLook w:val="07E0" w:firstRow="1" w:lastRow="1" w:firstColumn="1" w:lastColumn="1" w:noHBand="1" w:noVBand="1"/>
        <w:tblCaption w:val="Table 8: Summary of dissolved organic carbon across thirteen synoptically sampled river sites"/>
      </w:tblPr>
      <w:tblGrid>
        <w:gridCol w:w="1739"/>
        <w:gridCol w:w="821"/>
        <w:gridCol w:w="1304"/>
        <w:gridCol w:w="957"/>
        <w:gridCol w:w="1115"/>
        <w:gridCol w:w="1504"/>
        <w:gridCol w:w="1153"/>
      </w:tblGrid>
      <w:tr w:rsidR="00B86FD2" w14:paraId="76660A2D" w14:textId="77777777">
        <w:tc>
          <w:tcPr>
            <w:tcW w:w="0" w:type="auto"/>
            <w:tcBorders>
              <w:bottom w:val="single" w:sz="0" w:space="0" w:color="auto"/>
            </w:tcBorders>
            <w:vAlign w:val="bottom"/>
          </w:tcPr>
          <w:p w14:paraId="63FAE8BD" w14:textId="77777777" w:rsidR="00B86FD2" w:rsidRDefault="00972F25">
            <w:r>
              <w:t>site</w:t>
            </w:r>
          </w:p>
        </w:tc>
        <w:tc>
          <w:tcPr>
            <w:tcW w:w="0" w:type="auto"/>
            <w:tcBorders>
              <w:bottom w:val="single" w:sz="0" w:space="0" w:color="auto"/>
            </w:tcBorders>
            <w:vAlign w:val="bottom"/>
          </w:tcPr>
          <w:p w14:paraId="2BBF940C" w14:textId="77777777" w:rsidR="00B86FD2" w:rsidRDefault="00972F25">
            <w:pPr>
              <w:jc w:val="right"/>
            </w:pPr>
            <w:r>
              <w:t>count</w:t>
            </w:r>
          </w:p>
        </w:tc>
        <w:tc>
          <w:tcPr>
            <w:tcW w:w="0" w:type="auto"/>
            <w:tcBorders>
              <w:bottom w:val="single" w:sz="0" w:space="0" w:color="auto"/>
            </w:tcBorders>
            <w:vAlign w:val="bottom"/>
          </w:tcPr>
          <w:p w14:paraId="6F9F4DB9" w14:textId="77777777" w:rsidR="00B86FD2" w:rsidRDefault="00972F25">
            <w:pPr>
              <w:jc w:val="right"/>
            </w:pPr>
            <w:proofErr w:type="spellStart"/>
            <w:r>
              <w:t>DOCmean</w:t>
            </w:r>
            <w:proofErr w:type="spellEnd"/>
          </w:p>
        </w:tc>
        <w:tc>
          <w:tcPr>
            <w:tcW w:w="0" w:type="auto"/>
            <w:tcBorders>
              <w:bottom w:val="single" w:sz="0" w:space="0" w:color="auto"/>
            </w:tcBorders>
            <w:vAlign w:val="bottom"/>
          </w:tcPr>
          <w:p w14:paraId="4D75A958" w14:textId="77777777" w:rsidR="00B86FD2" w:rsidRDefault="00972F25">
            <w:pPr>
              <w:jc w:val="right"/>
            </w:pPr>
            <w:proofErr w:type="spellStart"/>
            <w:r>
              <w:t>DOCsd</w:t>
            </w:r>
            <w:proofErr w:type="spellEnd"/>
          </w:p>
        </w:tc>
        <w:tc>
          <w:tcPr>
            <w:tcW w:w="0" w:type="auto"/>
            <w:tcBorders>
              <w:bottom w:val="single" w:sz="0" w:space="0" w:color="auto"/>
            </w:tcBorders>
            <w:vAlign w:val="bottom"/>
          </w:tcPr>
          <w:p w14:paraId="35EE679E" w14:textId="77777777" w:rsidR="00B86FD2" w:rsidRDefault="00972F25">
            <w:pPr>
              <w:jc w:val="right"/>
            </w:pPr>
            <w:proofErr w:type="spellStart"/>
            <w:r>
              <w:t>DOCmin</w:t>
            </w:r>
            <w:proofErr w:type="spellEnd"/>
          </w:p>
        </w:tc>
        <w:tc>
          <w:tcPr>
            <w:tcW w:w="0" w:type="auto"/>
            <w:tcBorders>
              <w:bottom w:val="single" w:sz="0" w:space="0" w:color="auto"/>
            </w:tcBorders>
            <w:vAlign w:val="bottom"/>
          </w:tcPr>
          <w:p w14:paraId="1609D94A" w14:textId="77777777" w:rsidR="00B86FD2" w:rsidRDefault="00972F25">
            <w:pPr>
              <w:jc w:val="right"/>
            </w:pPr>
            <w:proofErr w:type="spellStart"/>
            <w:r>
              <w:t>DOCmedian</w:t>
            </w:r>
            <w:proofErr w:type="spellEnd"/>
          </w:p>
        </w:tc>
        <w:tc>
          <w:tcPr>
            <w:tcW w:w="0" w:type="auto"/>
            <w:tcBorders>
              <w:bottom w:val="single" w:sz="0" w:space="0" w:color="auto"/>
            </w:tcBorders>
            <w:vAlign w:val="bottom"/>
          </w:tcPr>
          <w:p w14:paraId="12E1AAE7" w14:textId="77777777" w:rsidR="00B86FD2" w:rsidRDefault="00972F25">
            <w:pPr>
              <w:jc w:val="right"/>
            </w:pPr>
            <w:proofErr w:type="spellStart"/>
            <w:r>
              <w:t>DOCmax</w:t>
            </w:r>
            <w:proofErr w:type="spellEnd"/>
          </w:p>
        </w:tc>
      </w:tr>
      <w:tr w:rsidR="00B86FD2" w14:paraId="442C65D6" w14:textId="77777777">
        <w:tc>
          <w:tcPr>
            <w:tcW w:w="0" w:type="auto"/>
          </w:tcPr>
          <w:p w14:paraId="43A14B45" w14:textId="77777777" w:rsidR="00B86FD2" w:rsidRDefault="00972F25">
            <w:r>
              <w:t>Weeks</w:t>
            </w:r>
          </w:p>
        </w:tc>
        <w:tc>
          <w:tcPr>
            <w:tcW w:w="0" w:type="auto"/>
          </w:tcPr>
          <w:p w14:paraId="1DD177B3" w14:textId="77777777" w:rsidR="00B86FD2" w:rsidRDefault="00972F25">
            <w:pPr>
              <w:jc w:val="right"/>
            </w:pPr>
            <w:r>
              <w:t>24</w:t>
            </w:r>
          </w:p>
        </w:tc>
        <w:tc>
          <w:tcPr>
            <w:tcW w:w="0" w:type="auto"/>
          </w:tcPr>
          <w:p w14:paraId="07E9DB82" w14:textId="77777777" w:rsidR="00B86FD2" w:rsidRDefault="00972F25">
            <w:pPr>
              <w:jc w:val="right"/>
            </w:pPr>
            <w:r>
              <w:t>9.7</w:t>
            </w:r>
          </w:p>
        </w:tc>
        <w:tc>
          <w:tcPr>
            <w:tcW w:w="0" w:type="auto"/>
          </w:tcPr>
          <w:p w14:paraId="3196B6A9" w14:textId="77777777" w:rsidR="00B86FD2" w:rsidRDefault="00972F25">
            <w:pPr>
              <w:jc w:val="right"/>
            </w:pPr>
            <w:r>
              <w:t>3.0</w:t>
            </w:r>
          </w:p>
        </w:tc>
        <w:tc>
          <w:tcPr>
            <w:tcW w:w="0" w:type="auto"/>
          </w:tcPr>
          <w:p w14:paraId="7DEA4037" w14:textId="77777777" w:rsidR="00B86FD2" w:rsidRDefault="00972F25">
            <w:pPr>
              <w:jc w:val="right"/>
            </w:pPr>
            <w:r>
              <w:t>6.38</w:t>
            </w:r>
          </w:p>
        </w:tc>
        <w:tc>
          <w:tcPr>
            <w:tcW w:w="0" w:type="auto"/>
          </w:tcPr>
          <w:p w14:paraId="1EAE817B" w14:textId="77777777" w:rsidR="00B86FD2" w:rsidRDefault="00972F25">
            <w:pPr>
              <w:jc w:val="right"/>
            </w:pPr>
            <w:r>
              <w:t>9.35</w:t>
            </w:r>
          </w:p>
        </w:tc>
        <w:tc>
          <w:tcPr>
            <w:tcW w:w="0" w:type="auto"/>
          </w:tcPr>
          <w:p w14:paraId="27AA1D22" w14:textId="77777777" w:rsidR="00B86FD2" w:rsidRDefault="00972F25">
            <w:pPr>
              <w:jc w:val="right"/>
            </w:pPr>
            <w:r>
              <w:t>18.74</w:t>
            </w:r>
          </w:p>
        </w:tc>
      </w:tr>
      <w:tr w:rsidR="00B86FD2" w14:paraId="7992C1EE" w14:textId="77777777">
        <w:tc>
          <w:tcPr>
            <w:tcW w:w="0" w:type="auto"/>
          </w:tcPr>
          <w:p w14:paraId="764B9D54" w14:textId="77777777" w:rsidR="00B86FD2" w:rsidRDefault="00972F25">
            <w:proofErr w:type="spellStart"/>
            <w:r>
              <w:t>ChrisCrk</w:t>
            </w:r>
            <w:proofErr w:type="spellEnd"/>
          </w:p>
        </w:tc>
        <w:tc>
          <w:tcPr>
            <w:tcW w:w="0" w:type="auto"/>
          </w:tcPr>
          <w:p w14:paraId="4DDF9082" w14:textId="77777777" w:rsidR="00B86FD2" w:rsidRDefault="00972F25">
            <w:pPr>
              <w:jc w:val="right"/>
            </w:pPr>
            <w:r>
              <w:t>22</w:t>
            </w:r>
          </w:p>
        </w:tc>
        <w:tc>
          <w:tcPr>
            <w:tcW w:w="0" w:type="auto"/>
          </w:tcPr>
          <w:p w14:paraId="14B7A1C6" w14:textId="77777777" w:rsidR="00B86FD2" w:rsidRDefault="00972F25">
            <w:pPr>
              <w:jc w:val="right"/>
            </w:pPr>
            <w:r>
              <w:t>4.3</w:t>
            </w:r>
          </w:p>
        </w:tc>
        <w:tc>
          <w:tcPr>
            <w:tcW w:w="0" w:type="auto"/>
          </w:tcPr>
          <w:p w14:paraId="63C5D489" w14:textId="77777777" w:rsidR="00B86FD2" w:rsidRDefault="00972F25">
            <w:pPr>
              <w:jc w:val="right"/>
            </w:pPr>
            <w:r>
              <w:t>2.2</w:t>
            </w:r>
          </w:p>
        </w:tc>
        <w:tc>
          <w:tcPr>
            <w:tcW w:w="0" w:type="auto"/>
          </w:tcPr>
          <w:p w14:paraId="37778108" w14:textId="77777777" w:rsidR="00B86FD2" w:rsidRDefault="00972F25">
            <w:pPr>
              <w:jc w:val="right"/>
            </w:pPr>
            <w:r>
              <w:t>1.84</w:t>
            </w:r>
          </w:p>
        </w:tc>
        <w:tc>
          <w:tcPr>
            <w:tcW w:w="0" w:type="auto"/>
          </w:tcPr>
          <w:p w14:paraId="7E9DF402" w14:textId="77777777" w:rsidR="00B86FD2" w:rsidRDefault="00972F25">
            <w:pPr>
              <w:jc w:val="right"/>
            </w:pPr>
            <w:r>
              <w:t>3.42</w:t>
            </w:r>
          </w:p>
        </w:tc>
        <w:tc>
          <w:tcPr>
            <w:tcW w:w="0" w:type="auto"/>
          </w:tcPr>
          <w:p w14:paraId="0CA6E458" w14:textId="77777777" w:rsidR="00B86FD2" w:rsidRDefault="00972F25">
            <w:pPr>
              <w:jc w:val="right"/>
            </w:pPr>
            <w:r>
              <w:t>9.04</w:t>
            </w:r>
          </w:p>
        </w:tc>
      </w:tr>
      <w:tr w:rsidR="00B86FD2" w14:paraId="0035AD61" w14:textId="77777777">
        <w:tc>
          <w:tcPr>
            <w:tcW w:w="0" w:type="auto"/>
          </w:tcPr>
          <w:p w14:paraId="0E26CFFC" w14:textId="77777777" w:rsidR="00B86FD2" w:rsidRDefault="00972F25">
            <w:proofErr w:type="spellStart"/>
            <w:r>
              <w:t>LeechHead</w:t>
            </w:r>
            <w:proofErr w:type="spellEnd"/>
          </w:p>
        </w:tc>
        <w:tc>
          <w:tcPr>
            <w:tcW w:w="0" w:type="auto"/>
          </w:tcPr>
          <w:p w14:paraId="0205A83A" w14:textId="77777777" w:rsidR="00B86FD2" w:rsidRDefault="00972F25">
            <w:pPr>
              <w:jc w:val="right"/>
            </w:pPr>
            <w:r>
              <w:t>22</w:t>
            </w:r>
          </w:p>
        </w:tc>
        <w:tc>
          <w:tcPr>
            <w:tcW w:w="0" w:type="auto"/>
          </w:tcPr>
          <w:p w14:paraId="2E137CF5" w14:textId="77777777" w:rsidR="00B86FD2" w:rsidRDefault="00972F25">
            <w:pPr>
              <w:jc w:val="right"/>
            </w:pPr>
            <w:r>
              <w:t>6.8</w:t>
            </w:r>
          </w:p>
        </w:tc>
        <w:tc>
          <w:tcPr>
            <w:tcW w:w="0" w:type="auto"/>
          </w:tcPr>
          <w:p w14:paraId="3CAD8C36" w14:textId="77777777" w:rsidR="00B86FD2" w:rsidRDefault="00972F25">
            <w:pPr>
              <w:jc w:val="right"/>
            </w:pPr>
            <w:r>
              <w:t>1.6</w:t>
            </w:r>
          </w:p>
        </w:tc>
        <w:tc>
          <w:tcPr>
            <w:tcW w:w="0" w:type="auto"/>
          </w:tcPr>
          <w:p w14:paraId="68E8CFDA" w14:textId="77777777" w:rsidR="00B86FD2" w:rsidRDefault="00972F25">
            <w:pPr>
              <w:jc w:val="right"/>
            </w:pPr>
            <w:r>
              <w:t>3.99</w:t>
            </w:r>
          </w:p>
        </w:tc>
        <w:tc>
          <w:tcPr>
            <w:tcW w:w="0" w:type="auto"/>
          </w:tcPr>
          <w:p w14:paraId="467ACF0A" w14:textId="77777777" w:rsidR="00B86FD2" w:rsidRDefault="00972F25">
            <w:pPr>
              <w:jc w:val="right"/>
            </w:pPr>
            <w:r>
              <w:t>6.49</w:t>
            </w:r>
          </w:p>
        </w:tc>
        <w:tc>
          <w:tcPr>
            <w:tcW w:w="0" w:type="auto"/>
          </w:tcPr>
          <w:p w14:paraId="70657B3C" w14:textId="77777777" w:rsidR="00B86FD2" w:rsidRDefault="00972F25">
            <w:pPr>
              <w:jc w:val="right"/>
            </w:pPr>
            <w:r>
              <w:t>11.64</w:t>
            </w:r>
          </w:p>
        </w:tc>
      </w:tr>
      <w:tr w:rsidR="00B86FD2" w14:paraId="45473C73" w14:textId="77777777">
        <w:tc>
          <w:tcPr>
            <w:tcW w:w="0" w:type="auto"/>
          </w:tcPr>
          <w:p w14:paraId="26490A07" w14:textId="77777777" w:rsidR="00B86FD2" w:rsidRDefault="00972F25">
            <w:r>
              <w:t>Jarvis-</w:t>
            </w:r>
            <w:proofErr w:type="spellStart"/>
            <w:r>
              <w:t>crk</w:t>
            </w:r>
            <w:proofErr w:type="spellEnd"/>
          </w:p>
        </w:tc>
        <w:tc>
          <w:tcPr>
            <w:tcW w:w="0" w:type="auto"/>
          </w:tcPr>
          <w:p w14:paraId="5B127354" w14:textId="77777777" w:rsidR="00B86FD2" w:rsidRDefault="00972F25">
            <w:pPr>
              <w:jc w:val="right"/>
            </w:pPr>
            <w:r>
              <w:t>14</w:t>
            </w:r>
          </w:p>
        </w:tc>
        <w:tc>
          <w:tcPr>
            <w:tcW w:w="0" w:type="auto"/>
          </w:tcPr>
          <w:p w14:paraId="6DDF3BFF" w14:textId="77777777" w:rsidR="00B86FD2" w:rsidRDefault="00972F25">
            <w:pPr>
              <w:jc w:val="right"/>
            </w:pPr>
            <w:r>
              <w:t>9.8</w:t>
            </w:r>
          </w:p>
        </w:tc>
        <w:tc>
          <w:tcPr>
            <w:tcW w:w="0" w:type="auto"/>
          </w:tcPr>
          <w:p w14:paraId="280DA7B7" w14:textId="77777777" w:rsidR="00B86FD2" w:rsidRDefault="00972F25">
            <w:pPr>
              <w:jc w:val="right"/>
            </w:pPr>
            <w:r>
              <w:t>2.7</w:t>
            </w:r>
          </w:p>
        </w:tc>
        <w:tc>
          <w:tcPr>
            <w:tcW w:w="0" w:type="auto"/>
          </w:tcPr>
          <w:p w14:paraId="2EE7D78C" w14:textId="77777777" w:rsidR="00B86FD2" w:rsidRDefault="00972F25">
            <w:pPr>
              <w:jc w:val="right"/>
            </w:pPr>
            <w:r>
              <w:t>5.92</w:t>
            </w:r>
          </w:p>
        </w:tc>
        <w:tc>
          <w:tcPr>
            <w:tcW w:w="0" w:type="auto"/>
          </w:tcPr>
          <w:p w14:paraId="0F44D4F4" w14:textId="77777777" w:rsidR="00B86FD2" w:rsidRDefault="00972F25">
            <w:pPr>
              <w:jc w:val="right"/>
            </w:pPr>
            <w:r>
              <w:t>10.03</w:t>
            </w:r>
          </w:p>
        </w:tc>
        <w:tc>
          <w:tcPr>
            <w:tcW w:w="0" w:type="auto"/>
          </w:tcPr>
          <w:p w14:paraId="5EAA45DE" w14:textId="77777777" w:rsidR="00B86FD2" w:rsidRDefault="00972F25">
            <w:pPr>
              <w:jc w:val="right"/>
            </w:pPr>
            <w:r>
              <w:t>16.73</w:t>
            </w:r>
          </w:p>
        </w:tc>
      </w:tr>
      <w:tr w:rsidR="00B86FD2" w14:paraId="2C1D6510" w14:textId="77777777">
        <w:tc>
          <w:tcPr>
            <w:tcW w:w="0" w:type="auto"/>
          </w:tcPr>
          <w:p w14:paraId="58E6E9B5" w14:textId="77777777" w:rsidR="00B86FD2" w:rsidRDefault="00972F25">
            <w:r>
              <w:t>Lazar-</w:t>
            </w:r>
            <w:proofErr w:type="spellStart"/>
            <w:r>
              <w:t>crk</w:t>
            </w:r>
            <w:proofErr w:type="spellEnd"/>
          </w:p>
        </w:tc>
        <w:tc>
          <w:tcPr>
            <w:tcW w:w="0" w:type="auto"/>
          </w:tcPr>
          <w:p w14:paraId="2DA0AE1B" w14:textId="77777777" w:rsidR="00B86FD2" w:rsidRDefault="00972F25">
            <w:pPr>
              <w:jc w:val="right"/>
            </w:pPr>
            <w:r>
              <w:t>11</w:t>
            </w:r>
          </w:p>
        </w:tc>
        <w:tc>
          <w:tcPr>
            <w:tcW w:w="0" w:type="auto"/>
          </w:tcPr>
          <w:p w14:paraId="08440420" w14:textId="77777777" w:rsidR="00B86FD2" w:rsidRDefault="00972F25">
            <w:pPr>
              <w:jc w:val="right"/>
            </w:pPr>
            <w:r>
              <w:t>6.3</w:t>
            </w:r>
          </w:p>
        </w:tc>
        <w:tc>
          <w:tcPr>
            <w:tcW w:w="0" w:type="auto"/>
          </w:tcPr>
          <w:p w14:paraId="345EE996" w14:textId="77777777" w:rsidR="00B86FD2" w:rsidRDefault="00972F25">
            <w:pPr>
              <w:jc w:val="right"/>
            </w:pPr>
            <w:r>
              <w:t>1.6</w:t>
            </w:r>
          </w:p>
        </w:tc>
        <w:tc>
          <w:tcPr>
            <w:tcW w:w="0" w:type="auto"/>
          </w:tcPr>
          <w:p w14:paraId="3833EE8B" w14:textId="77777777" w:rsidR="00B86FD2" w:rsidRDefault="00972F25">
            <w:pPr>
              <w:jc w:val="right"/>
            </w:pPr>
            <w:r>
              <w:t>3.69</w:t>
            </w:r>
          </w:p>
        </w:tc>
        <w:tc>
          <w:tcPr>
            <w:tcW w:w="0" w:type="auto"/>
          </w:tcPr>
          <w:p w14:paraId="3B53162D" w14:textId="77777777" w:rsidR="00B86FD2" w:rsidRDefault="00972F25">
            <w:pPr>
              <w:jc w:val="right"/>
            </w:pPr>
            <w:r>
              <w:t>6.53</w:t>
            </w:r>
          </w:p>
        </w:tc>
        <w:tc>
          <w:tcPr>
            <w:tcW w:w="0" w:type="auto"/>
          </w:tcPr>
          <w:p w14:paraId="7D86815A" w14:textId="77777777" w:rsidR="00B86FD2" w:rsidRDefault="00972F25">
            <w:pPr>
              <w:jc w:val="right"/>
            </w:pPr>
            <w:r>
              <w:t>8.65</w:t>
            </w:r>
          </w:p>
        </w:tc>
      </w:tr>
      <w:tr w:rsidR="00B86FD2" w14:paraId="50C7443E" w14:textId="77777777">
        <w:tc>
          <w:tcPr>
            <w:tcW w:w="0" w:type="auto"/>
          </w:tcPr>
          <w:p w14:paraId="7EBAEAF4" w14:textId="77777777" w:rsidR="00B86FD2" w:rsidRDefault="00972F25">
            <w:proofErr w:type="spellStart"/>
            <w:r>
              <w:t>CraggCrk</w:t>
            </w:r>
            <w:proofErr w:type="spellEnd"/>
          </w:p>
        </w:tc>
        <w:tc>
          <w:tcPr>
            <w:tcW w:w="0" w:type="auto"/>
          </w:tcPr>
          <w:p w14:paraId="63D4922B" w14:textId="77777777" w:rsidR="00B86FD2" w:rsidRDefault="00972F25">
            <w:pPr>
              <w:jc w:val="right"/>
            </w:pPr>
            <w:r>
              <w:t>34</w:t>
            </w:r>
          </w:p>
        </w:tc>
        <w:tc>
          <w:tcPr>
            <w:tcW w:w="0" w:type="auto"/>
          </w:tcPr>
          <w:p w14:paraId="6CF85B74" w14:textId="77777777" w:rsidR="00B86FD2" w:rsidRDefault="00972F25">
            <w:pPr>
              <w:jc w:val="right"/>
            </w:pPr>
            <w:r>
              <w:t>4.2</w:t>
            </w:r>
          </w:p>
        </w:tc>
        <w:tc>
          <w:tcPr>
            <w:tcW w:w="0" w:type="auto"/>
          </w:tcPr>
          <w:p w14:paraId="0ED95732" w14:textId="77777777" w:rsidR="00B86FD2" w:rsidRDefault="00972F25">
            <w:pPr>
              <w:jc w:val="right"/>
            </w:pPr>
            <w:r>
              <w:t>1.2</w:t>
            </w:r>
          </w:p>
        </w:tc>
        <w:tc>
          <w:tcPr>
            <w:tcW w:w="0" w:type="auto"/>
          </w:tcPr>
          <w:p w14:paraId="42F2DBED" w14:textId="77777777" w:rsidR="00B86FD2" w:rsidRDefault="00972F25">
            <w:pPr>
              <w:jc w:val="right"/>
            </w:pPr>
            <w:r>
              <w:t>1.79</w:t>
            </w:r>
          </w:p>
        </w:tc>
        <w:tc>
          <w:tcPr>
            <w:tcW w:w="0" w:type="auto"/>
          </w:tcPr>
          <w:p w14:paraId="79EBE6DD" w14:textId="77777777" w:rsidR="00B86FD2" w:rsidRDefault="00972F25">
            <w:pPr>
              <w:jc w:val="right"/>
            </w:pPr>
            <w:r>
              <w:t>3.90</w:t>
            </w:r>
          </w:p>
        </w:tc>
        <w:tc>
          <w:tcPr>
            <w:tcW w:w="0" w:type="auto"/>
          </w:tcPr>
          <w:p w14:paraId="6A04AF55" w14:textId="77777777" w:rsidR="00B86FD2" w:rsidRDefault="00972F25">
            <w:pPr>
              <w:jc w:val="right"/>
            </w:pPr>
            <w:r>
              <w:t>7.47</w:t>
            </w:r>
          </w:p>
        </w:tc>
      </w:tr>
      <w:tr w:rsidR="00B86FD2" w14:paraId="7A2F1CA9" w14:textId="77777777">
        <w:tc>
          <w:tcPr>
            <w:tcW w:w="0" w:type="auto"/>
          </w:tcPr>
          <w:p w14:paraId="0791DBBD" w14:textId="77777777" w:rsidR="00B86FD2" w:rsidRDefault="00972F25">
            <w:proofErr w:type="spellStart"/>
            <w:r>
              <w:t>WestLeech</w:t>
            </w:r>
            <w:proofErr w:type="spellEnd"/>
          </w:p>
        </w:tc>
        <w:tc>
          <w:tcPr>
            <w:tcW w:w="0" w:type="auto"/>
          </w:tcPr>
          <w:p w14:paraId="01A793A4" w14:textId="77777777" w:rsidR="00B86FD2" w:rsidRDefault="00972F25">
            <w:pPr>
              <w:jc w:val="right"/>
            </w:pPr>
            <w:r>
              <w:t>24</w:t>
            </w:r>
          </w:p>
        </w:tc>
        <w:tc>
          <w:tcPr>
            <w:tcW w:w="0" w:type="auto"/>
          </w:tcPr>
          <w:p w14:paraId="14D7B3FA" w14:textId="77777777" w:rsidR="00B86FD2" w:rsidRDefault="00972F25">
            <w:pPr>
              <w:jc w:val="right"/>
            </w:pPr>
            <w:r>
              <w:t>4.3</w:t>
            </w:r>
          </w:p>
        </w:tc>
        <w:tc>
          <w:tcPr>
            <w:tcW w:w="0" w:type="auto"/>
          </w:tcPr>
          <w:p w14:paraId="3220368B" w14:textId="77777777" w:rsidR="00B86FD2" w:rsidRDefault="00972F25">
            <w:pPr>
              <w:jc w:val="right"/>
            </w:pPr>
            <w:r>
              <w:t>1.7</w:t>
            </w:r>
          </w:p>
        </w:tc>
        <w:tc>
          <w:tcPr>
            <w:tcW w:w="0" w:type="auto"/>
          </w:tcPr>
          <w:p w14:paraId="18D944BC" w14:textId="77777777" w:rsidR="00B86FD2" w:rsidRDefault="00972F25">
            <w:pPr>
              <w:jc w:val="right"/>
            </w:pPr>
            <w:r>
              <w:t>2.00</w:t>
            </w:r>
          </w:p>
        </w:tc>
        <w:tc>
          <w:tcPr>
            <w:tcW w:w="0" w:type="auto"/>
          </w:tcPr>
          <w:p w14:paraId="622E8E0A" w14:textId="77777777" w:rsidR="00B86FD2" w:rsidRDefault="00972F25">
            <w:pPr>
              <w:jc w:val="right"/>
            </w:pPr>
            <w:r>
              <w:t>4.25</w:t>
            </w:r>
          </w:p>
        </w:tc>
        <w:tc>
          <w:tcPr>
            <w:tcW w:w="0" w:type="auto"/>
          </w:tcPr>
          <w:p w14:paraId="2F0BFE7F" w14:textId="77777777" w:rsidR="00B86FD2" w:rsidRDefault="00972F25">
            <w:pPr>
              <w:jc w:val="right"/>
            </w:pPr>
            <w:r>
              <w:t>9.08</w:t>
            </w:r>
          </w:p>
        </w:tc>
      </w:tr>
      <w:tr w:rsidR="00B86FD2" w14:paraId="2007503E" w14:textId="77777777">
        <w:tc>
          <w:tcPr>
            <w:tcW w:w="0" w:type="auto"/>
          </w:tcPr>
          <w:p w14:paraId="7C6B6704" w14:textId="77777777" w:rsidR="00B86FD2" w:rsidRDefault="00972F25">
            <w:r>
              <w:t>Leech-Beach</w:t>
            </w:r>
          </w:p>
        </w:tc>
        <w:tc>
          <w:tcPr>
            <w:tcW w:w="0" w:type="auto"/>
          </w:tcPr>
          <w:p w14:paraId="3F5C0CC0" w14:textId="77777777" w:rsidR="00B86FD2" w:rsidRDefault="00972F25">
            <w:pPr>
              <w:jc w:val="right"/>
            </w:pPr>
            <w:r>
              <w:t>3</w:t>
            </w:r>
          </w:p>
        </w:tc>
        <w:tc>
          <w:tcPr>
            <w:tcW w:w="0" w:type="auto"/>
          </w:tcPr>
          <w:p w14:paraId="4961E4D0" w14:textId="77777777" w:rsidR="00B86FD2" w:rsidRDefault="00972F25">
            <w:pPr>
              <w:jc w:val="right"/>
            </w:pPr>
            <w:r>
              <w:t>4.7</w:t>
            </w:r>
          </w:p>
        </w:tc>
        <w:tc>
          <w:tcPr>
            <w:tcW w:w="0" w:type="auto"/>
          </w:tcPr>
          <w:p w14:paraId="4B93C8D8" w14:textId="77777777" w:rsidR="00B86FD2" w:rsidRDefault="00972F25">
            <w:pPr>
              <w:jc w:val="right"/>
            </w:pPr>
            <w:r>
              <w:t>1.2</w:t>
            </w:r>
          </w:p>
        </w:tc>
        <w:tc>
          <w:tcPr>
            <w:tcW w:w="0" w:type="auto"/>
          </w:tcPr>
          <w:p w14:paraId="7F8CD2AB" w14:textId="77777777" w:rsidR="00B86FD2" w:rsidRDefault="00972F25">
            <w:pPr>
              <w:jc w:val="right"/>
            </w:pPr>
            <w:r>
              <w:t>3.27</w:t>
            </w:r>
          </w:p>
        </w:tc>
        <w:tc>
          <w:tcPr>
            <w:tcW w:w="0" w:type="auto"/>
          </w:tcPr>
          <w:p w14:paraId="587ADFE8" w14:textId="77777777" w:rsidR="00B86FD2" w:rsidRDefault="00972F25">
            <w:pPr>
              <w:jc w:val="right"/>
            </w:pPr>
            <w:r>
              <w:t>5.12</w:t>
            </w:r>
          </w:p>
        </w:tc>
        <w:tc>
          <w:tcPr>
            <w:tcW w:w="0" w:type="auto"/>
          </w:tcPr>
          <w:p w14:paraId="7CECB5CC" w14:textId="77777777" w:rsidR="00B86FD2" w:rsidRDefault="00972F25">
            <w:pPr>
              <w:jc w:val="right"/>
            </w:pPr>
            <w:r>
              <w:t>5.57</w:t>
            </w:r>
          </w:p>
        </w:tc>
      </w:tr>
      <w:tr w:rsidR="00B86FD2" w14:paraId="20ED5D72" w14:textId="77777777">
        <w:tc>
          <w:tcPr>
            <w:tcW w:w="0" w:type="auto"/>
          </w:tcPr>
          <w:p w14:paraId="539E1B30" w14:textId="77777777" w:rsidR="00B86FD2" w:rsidRDefault="00972F25">
            <w:r>
              <w:t>Tunnel</w:t>
            </w:r>
          </w:p>
        </w:tc>
        <w:tc>
          <w:tcPr>
            <w:tcW w:w="0" w:type="auto"/>
          </w:tcPr>
          <w:p w14:paraId="7385D0E8" w14:textId="77777777" w:rsidR="00B86FD2" w:rsidRDefault="00972F25">
            <w:pPr>
              <w:jc w:val="right"/>
            </w:pPr>
            <w:r>
              <w:t>40</w:t>
            </w:r>
          </w:p>
        </w:tc>
        <w:tc>
          <w:tcPr>
            <w:tcW w:w="0" w:type="auto"/>
          </w:tcPr>
          <w:p w14:paraId="6FAC57A1" w14:textId="77777777" w:rsidR="00B86FD2" w:rsidRDefault="00972F25">
            <w:pPr>
              <w:jc w:val="right"/>
            </w:pPr>
            <w:r>
              <w:t>4.2</w:t>
            </w:r>
          </w:p>
        </w:tc>
        <w:tc>
          <w:tcPr>
            <w:tcW w:w="0" w:type="auto"/>
          </w:tcPr>
          <w:p w14:paraId="41AAA55D" w14:textId="77777777" w:rsidR="00B86FD2" w:rsidRDefault="00972F25">
            <w:pPr>
              <w:jc w:val="right"/>
            </w:pPr>
            <w:r>
              <w:t>1.7</w:t>
            </w:r>
          </w:p>
        </w:tc>
        <w:tc>
          <w:tcPr>
            <w:tcW w:w="0" w:type="auto"/>
          </w:tcPr>
          <w:p w14:paraId="4A96AD96" w14:textId="77777777" w:rsidR="00B86FD2" w:rsidRDefault="00972F25">
            <w:pPr>
              <w:jc w:val="right"/>
            </w:pPr>
            <w:r>
              <w:t>1.65</w:t>
            </w:r>
          </w:p>
        </w:tc>
        <w:tc>
          <w:tcPr>
            <w:tcW w:w="0" w:type="auto"/>
          </w:tcPr>
          <w:p w14:paraId="118E344D" w14:textId="77777777" w:rsidR="00B86FD2" w:rsidRDefault="00972F25">
            <w:pPr>
              <w:jc w:val="right"/>
            </w:pPr>
            <w:r>
              <w:t>3.86</w:t>
            </w:r>
          </w:p>
        </w:tc>
        <w:tc>
          <w:tcPr>
            <w:tcW w:w="0" w:type="auto"/>
          </w:tcPr>
          <w:p w14:paraId="17793B87" w14:textId="77777777" w:rsidR="00B86FD2" w:rsidRDefault="00972F25">
            <w:pPr>
              <w:jc w:val="right"/>
            </w:pPr>
            <w:r>
              <w:t>8.85</w:t>
            </w:r>
          </w:p>
        </w:tc>
      </w:tr>
      <w:tr w:rsidR="00B86FD2" w14:paraId="701AE745" w14:textId="77777777">
        <w:tc>
          <w:tcPr>
            <w:tcW w:w="0" w:type="auto"/>
          </w:tcPr>
          <w:p w14:paraId="4D26A91E" w14:textId="77777777" w:rsidR="00B86FD2" w:rsidRDefault="00972F25">
            <w:proofErr w:type="spellStart"/>
            <w:r>
              <w:t>Rithet-crk</w:t>
            </w:r>
            <w:proofErr w:type="spellEnd"/>
          </w:p>
        </w:tc>
        <w:tc>
          <w:tcPr>
            <w:tcW w:w="0" w:type="auto"/>
          </w:tcPr>
          <w:p w14:paraId="5F32C168" w14:textId="77777777" w:rsidR="00B86FD2" w:rsidRDefault="00972F25">
            <w:pPr>
              <w:jc w:val="right"/>
            </w:pPr>
            <w:r>
              <w:t>15</w:t>
            </w:r>
          </w:p>
        </w:tc>
        <w:tc>
          <w:tcPr>
            <w:tcW w:w="0" w:type="auto"/>
          </w:tcPr>
          <w:p w14:paraId="3932A6FF" w14:textId="77777777" w:rsidR="00B86FD2" w:rsidRDefault="00972F25">
            <w:pPr>
              <w:jc w:val="right"/>
            </w:pPr>
            <w:r>
              <w:t>6.2</w:t>
            </w:r>
          </w:p>
        </w:tc>
        <w:tc>
          <w:tcPr>
            <w:tcW w:w="0" w:type="auto"/>
          </w:tcPr>
          <w:p w14:paraId="673D53E9" w14:textId="77777777" w:rsidR="00B86FD2" w:rsidRDefault="00972F25">
            <w:pPr>
              <w:jc w:val="right"/>
            </w:pPr>
            <w:r>
              <w:t>4.2</w:t>
            </w:r>
          </w:p>
        </w:tc>
        <w:tc>
          <w:tcPr>
            <w:tcW w:w="0" w:type="auto"/>
          </w:tcPr>
          <w:p w14:paraId="36C8F23A" w14:textId="77777777" w:rsidR="00B86FD2" w:rsidRDefault="00972F25">
            <w:pPr>
              <w:jc w:val="right"/>
            </w:pPr>
            <w:r>
              <w:t>1.64</w:t>
            </w:r>
          </w:p>
        </w:tc>
        <w:tc>
          <w:tcPr>
            <w:tcW w:w="0" w:type="auto"/>
          </w:tcPr>
          <w:p w14:paraId="56017A14" w14:textId="77777777" w:rsidR="00B86FD2" w:rsidRDefault="00972F25">
            <w:pPr>
              <w:jc w:val="right"/>
            </w:pPr>
            <w:r>
              <w:t>3.85</w:t>
            </w:r>
          </w:p>
        </w:tc>
        <w:tc>
          <w:tcPr>
            <w:tcW w:w="0" w:type="auto"/>
          </w:tcPr>
          <w:p w14:paraId="11B53765" w14:textId="77777777" w:rsidR="00B86FD2" w:rsidRDefault="00972F25">
            <w:pPr>
              <w:jc w:val="right"/>
            </w:pPr>
            <w:r>
              <w:t>12.68</w:t>
            </w:r>
          </w:p>
        </w:tc>
      </w:tr>
      <w:tr w:rsidR="00B86FD2" w14:paraId="0A7926FC" w14:textId="77777777">
        <w:tc>
          <w:tcPr>
            <w:tcW w:w="0" w:type="auto"/>
          </w:tcPr>
          <w:p w14:paraId="53272A24" w14:textId="77777777" w:rsidR="00B86FD2" w:rsidRDefault="00972F25">
            <w:r>
              <w:t>Judge-</w:t>
            </w:r>
            <w:proofErr w:type="spellStart"/>
            <w:r>
              <w:t>crk</w:t>
            </w:r>
            <w:proofErr w:type="spellEnd"/>
          </w:p>
        </w:tc>
        <w:tc>
          <w:tcPr>
            <w:tcW w:w="0" w:type="auto"/>
          </w:tcPr>
          <w:p w14:paraId="20888C75" w14:textId="77777777" w:rsidR="00B86FD2" w:rsidRDefault="00972F25">
            <w:pPr>
              <w:jc w:val="right"/>
            </w:pPr>
            <w:r>
              <w:t>8</w:t>
            </w:r>
          </w:p>
        </w:tc>
        <w:tc>
          <w:tcPr>
            <w:tcW w:w="0" w:type="auto"/>
          </w:tcPr>
          <w:p w14:paraId="31813521" w14:textId="77777777" w:rsidR="00B86FD2" w:rsidRDefault="00972F25">
            <w:pPr>
              <w:jc w:val="right"/>
            </w:pPr>
            <w:r>
              <w:t>8.3</w:t>
            </w:r>
          </w:p>
        </w:tc>
        <w:tc>
          <w:tcPr>
            <w:tcW w:w="0" w:type="auto"/>
          </w:tcPr>
          <w:p w14:paraId="44DFF78C" w14:textId="77777777" w:rsidR="00B86FD2" w:rsidRDefault="00972F25">
            <w:pPr>
              <w:jc w:val="right"/>
            </w:pPr>
            <w:r>
              <w:t>5.0</w:t>
            </w:r>
          </w:p>
        </w:tc>
        <w:tc>
          <w:tcPr>
            <w:tcW w:w="0" w:type="auto"/>
          </w:tcPr>
          <w:p w14:paraId="5F28976A" w14:textId="77777777" w:rsidR="00B86FD2" w:rsidRDefault="00972F25">
            <w:pPr>
              <w:jc w:val="right"/>
            </w:pPr>
            <w:r>
              <w:t>4.42</w:t>
            </w:r>
          </w:p>
        </w:tc>
        <w:tc>
          <w:tcPr>
            <w:tcW w:w="0" w:type="auto"/>
          </w:tcPr>
          <w:p w14:paraId="3345AA61" w14:textId="77777777" w:rsidR="00B86FD2" w:rsidRDefault="00972F25">
            <w:pPr>
              <w:jc w:val="right"/>
            </w:pPr>
            <w:r>
              <w:t>5.90</w:t>
            </w:r>
          </w:p>
        </w:tc>
        <w:tc>
          <w:tcPr>
            <w:tcW w:w="0" w:type="auto"/>
          </w:tcPr>
          <w:p w14:paraId="12A62228" w14:textId="77777777" w:rsidR="00B86FD2" w:rsidRDefault="00972F25">
            <w:pPr>
              <w:jc w:val="right"/>
            </w:pPr>
            <w:r>
              <w:t>17.25</w:t>
            </w:r>
          </w:p>
        </w:tc>
      </w:tr>
      <w:tr w:rsidR="00B86FD2" w14:paraId="53A508D8" w14:textId="77777777">
        <w:tc>
          <w:tcPr>
            <w:tcW w:w="0" w:type="auto"/>
          </w:tcPr>
          <w:p w14:paraId="64D94BD7" w14:textId="77777777" w:rsidR="00B86FD2" w:rsidRDefault="00972F25">
            <w:r>
              <w:t>Deception-res</w:t>
            </w:r>
          </w:p>
        </w:tc>
        <w:tc>
          <w:tcPr>
            <w:tcW w:w="0" w:type="auto"/>
          </w:tcPr>
          <w:p w14:paraId="7F3F5D14" w14:textId="77777777" w:rsidR="00B86FD2" w:rsidRDefault="00972F25">
            <w:pPr>
              <w:jc w:val="right"/>
            </w:pPr>
            <w:r>
              <w:t>3</w:t>
            </w:r>
          </w:p>
        </w:tc>
        <w:tc>
          <w:tcPr>
            <w:tcW w:w="0" w:type="auto"/>
          </w:tcPr>
          <w:p w14:paraId="3CE2D0A3" w14:textId="77777777" w:rsidR="00B86FD2" w:rsidRDefault="00972F25">
            <w:pPr>
              <w:jc w:val="right"/>
            </w:pPr>
            <w:r>
              <w:t>4.9</w:t>
            </w:r>
          </w:p>
        </w:tc>
        <w:tc>
          <w:tcPr>
            <w:tcW w:w="0" w:type="auto"/>
          </w:tcPr>
          <w:p w14:paraId="646AC72B" w14:textId="77777777" w:rsidR="00B86FD2" w:rsidRDefault="00972F25">
            <w:pPr>
              <w:jc w:val="right"/>
            </w:pPr>
            <w:r>
              <w:t>2.0</w:t>
            </w:r>
          </w:p>
        </w:tc>
        <w:tc>
          <w:tcPr>
            <w:tcW w:w="0" w:type="auto"/>
          </w:tcPr>
          <w:p w14:paraId="6F67A12C" w14:textId="77777777" w:rsidR="00B86FD2" w:rsidRDefault="00972F25">
            <w:pPr>
              <w:jc w:val="right"/>
            </w:pPr>
            <w:r>
              <w:t>3.10</w:t>
            </w:r>
          </w:p>
        </w:tc>
        <w:tc>
          <w:tcPr>
            <w:tcW w:w="0" w:type="auto"/>
          </w:tcPr>
          <w:p w14:paraId="759F0C0B" w14:textId="77777777" w:rsidR="00B86FD2" w:rsidRDefault="00972F25">
            <w:pPr>
              <w:jc w:val="right"/>
            </w:pPr>
            <w:r>
              <w:t>4.51</w:t>
            </w:r>
          </w:p>
        </w:tc>
        <w:tc>
          <w:tcPr>
            <w:tcW w:w="0" w:type="auto"/>
          </w:tcPr>
          <w:p w14:paraId="719DF3F6" w14:textId="77777777" w:rsidR="00B86FD2" w:rsidRDefault="00972F25">
            <w:pPr>
              <w:jc w:val="right"/>
            </w:pPr>
            <w:r>
              <w:t>6.96</w:t>
            </w:r>
          </w:p>
        </w:tc>
      </w:tr>
      <w:tr w:rsidR="00B86FD2" w14:paraId="594F7FF8" w14:textId="77777777">
        <w:tc>
          <w:tcPr>
            <w:tcW w:w="0" w:type="auto"/>
          </w:tcPr>
          <w:p w14:paraId="7D5136A2" w14:textId="77777777" w:rsidR="00B86FD2" w:rsidRDefault="00972F25">
            <w:r>
              <w:t>Boneyard</w:t>
            </w:r>
          </w:p>
        </w:tc>
        <w:tc>
          <w:tcPr>
            <w:tcW w:w="0" w:type="auto"/>
          </w:tcPr>
          <w:p w14:paraId="2FA9E1D5" w14:textId="77777777" w:rsidR="00B86FD2" w:rsidRDefault="00972F25">
            <w:pPr>
              <w:jc w:val="right"/>
            </w:pPr>
            <w:r>
              <w:t>7</w:t>
            </w:r>
          </w:p>
        </w:tc>
        <w:tc>
          <w:tcPr>
            <w:tcW w:w="0" w:type="auto"/>
          </w:tcPr>
          <w:p w14:paraId="23498152" w14:textId="77777777" w:rsidR="00B86FD2" w:rsidRDefault="00972F25">
            <w:pPr>
              <w:jc w:val="right"/>
            </w:pPr>
            <w:r>
              <w:t>2.9</w:t>
            </w:r>
          </w:p>
        </w:tc>
        <w:tc>
          <w:tcPr>
            <w:tcW w:w="0" w:type="auto"/>
          </w:tcPr>
          <w:p w14:paraId="55F2F191" w14:textId="77777777" w:rsidR="00B86FD2" w:rsidRDefault="00972F25">
            <w:pPr>
              <w:jc w:val="right"/>
            </w:pPr>
            <w:r>
              <w:t>1.7</w:t>
            </w:r>
          </w:p>
        </w:tc>
        <w:tc>
          <w:tcPr>
            <w:tcW w:w="0" w:type="auto"/>
          </w:tcPr>
          <w:p w14:paraId="642A2C27" w14:textId="77777777" w:rsidR="00B86FD2" w:rsidRDefault="00972F25">
            <w:pPr>
              <w:jc w:val="right"/>
            </w:pPr>
            <w:r>
              <w:t>1.83</w:t>
            </w:r>
          </w:p>
        </w:tc>
        <w:tc>
          <w:tcPr>
            <w:tcW w:w="0" w:type="auto"/>
          </w:tcPr>
          <w:p w14:paraId="40ECC443" w14:textId="77777777" w:rsidR="00B86FD2" w:rsidRDefault="00972F25">
            <w:pPr>
              <w:jc w:val="right"/>
            </w:pPr>
            <w:r>
              <w:t>1.88</w:t>
            </w:r>
          </w:p>
        </w:tc>
        <w:tc>
          <w:tcPr>
            <w:tcW w:w="0" w:type="auto"/>
          </w:tcPr>
          <w:p w14:paraId="56320DFD" w14:textId="77777777" w:rsidR="00B86FD2" w:rsidRDefault="00972F25">
            <w:pPr>
              <w:jc w:val="right"/>
            </w:pPr>
            <w:r>
              <w:t>5.36</w:t>
            </w:r>
          </w:p>
        </w:tc>
      </w:tr>
      <w:tr w:rsidR="00B86FD2" w14:paraId="6745A9D9" w14:textId="77777777">
        <w:tc>
          <w:tcPr>
            <w:tcW w:w="0" w:type="auto"/>
          </w:tcPr>
          <w:p w14:paraId="59ED3DDC" w14:textId="77777777" w:rsidR="00B86FD2" w:rsidRDefault="00972F25">
            <w:r>
              <w:t>total summary</w:t>
            </w:r>
          </w:p>
        </w:tc>
        <w:tc>
          <w:tcPr>
            <w:tcW w:w="0" w:type="auto"/>
          </w:tcPr>
          <w:p w14:paraId="7D6B08EB" w14:textId="77777777" w:rsidR="00B86FD2" w:rsidRDefault="00972F25">
            <w:pPr>
              <w:jc w:val="right"/>
            </w:pPr>
            <w:r>
              <w:t>227</w:t>
            </w:r>
          </w:p>
        </w:tc>
        <w:tc>
          <w:tcPr>
            <w:tcW w:w="0" w:type="auto"/>
          </w:tcPr>
          <w:p w14:paraId="0E422413" w14:textId="77777777" w:rsidR="00B86FD2" w:rsidRDefault="00972F25">
            <w:pPr>
              <w:jc w:val="right"/>
            </w:pPr>
            <w:r>
              <w:t>5.8</w:t>
            </w:r>
          </w:p>
        </w:tc>
        <w:tc>
          <w:tcPr>
            <w:tcW w:w="0" w:type="auto"/>
          </w:tcPr>
          <w:p w14:paraId="1A6E9464" w14:textId="77777777" w:rsidR="00B86FD2" w:rsidRDefault="00972F25">
            <w:pPr>
              <w:jc w:val="right"/>
            </w:pPr>
            <w:r>
              <w:t>3.1</w:t>
            </w:r>
          </w:p>
        </w:tc>
        <w:tc>
          <w:tcPr>
            <w:tcW w:w="0" w:type="auto"/>
          </w:tcPr>
          <w:p w14:paraId="1F3F8F9B" w14:textId="77777777" w:rsidR="00B86FD2" w:rsidRDefault="00972F25">
            <w:pPr>
              <w:jc w:val="right"/>
            </w:pPr>
            <w:r>
              <w:t>1.64</w:t>
            </w:r>
          </w:p>
        </w:tc>
        <w:tc>
          <w:tcPr>
            <w:tcW w:w="0" w:type="auto"/>
          </w:tcPr>
          <w:p w14:paraId="6474E787" w14:textId="77777777" w:rsidR="00B86FD2" w:rsidRDefault="00972F25">
            <w:pPr>
              <w:jc w:val="right"/>
            </w:pPr>
            <w:r>
              <w:t>5.18</w:t>
            </w:r>
          </w:p>
        </w:tc>
        <w:tc>
          <w:tcPr>
            <w:tcW w:w="0" w:type="auto"/>
          </w:tcPr>
          <w:p w14:paraId="73E3050D" w14:textId="77777777" w:rsidR="00B86FD2" w:rsidRDefault="00972F25">
            <w:pPr>
              <w:jc w:val="right"/>
            </w:pPr>
            <w:r>
              <w:t>18.74</w:t>
            </w:r>
          </w:p>
        </w:tc>
      </w:tr>
    </w:tbl>
    <w:p w14:paraId="7691D9D9" w14:textId="77777777" w:rsidR="00B86FD2" w:rsidRDefault="00972F25">
      <w:r>
        <w:t> </w:t>
      </w:r>
    </w:p>
    <w:p w14:paraId="545F48E0" w14:textId="77777777" w:rsidR="00B86FD2" w:rsidRDefault="00972F25">
      <w:r>
        <w:t>Figure (16) shows the density distribution of DOC concentrations at each of the synoptically sampled sites. DOC concentrations were typically higher in headwater streams, particularly those associated with wetlands.</w:t>
      </w:r>
    </w:p>
    <w:p w14:paraId="667B9AB4" w14:textId="77777777" w:rsidR="00B86FD2" w:rsidRDefault="00972F25">
      <w:r>
        <w:t> </w:t>
      </w:r>
    </w:p>
    <w:p w14:paraId="2EEAE9B9" w14:textId="77777777" w:rsidR="00B86FD2" w:rsidRDefault="00972F25">
      <w:r>
        <w:rPr>
          <w:noProof/>
        </w:rPr>
        <w:lastRenderedPageBreak/>
        <w:drawing>
          <wp:inline distT="0" distB="0" distL="0" distR="0" wp14:anchorId="52360A4F" wp14:editId="7E365A2D">
            <wp:extent cx="5715000" cy="3527777"/>
            <wp:effectExtent l="0" t="0" r="0" b="0"/>
            <wp:docPr id="16" name="Picture" descr="Figure 16:  Density distribution of dissolved organic carbon concentrations resulting from synoptic sampling at 13 sites over 16 months (227 grab sample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yn_13sites_ridgeplots.png"/>
                    <pic:cNvPicPr>
                      <a:picLocks noChangeAspect="1" noChangeArrowheads="1"/>
                    </pic:cNvPicPr>
                  </pic:nvPicPr>
                  <pic:blipFill>
                    <a:blip r:embed="rId27"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05151B21" w14:textId="77777777" w:rsidR="00B86FD2" w:rsidRDefault="00972F25">
      <w:r>
        <w:t xml:space="preserve">Figure 16:  </w:t>
      </w:r>
      <w:r>
        <w:rPr>
          <w:i/>
        </w:rPr>
        <w:t>Density distribution of dissolved organic carbon concentrations resulting from synoptic sampling at 13 sites over 16 months (227 grab samples).</w:t>
      </w:r>
    </w:p>
    <w:p w14:paraId="15BE67F4" w14:textId="77777777" w:rsidR="00B86FD2" w:rsidRDefault="00972F25">
      <w:r>
        <w:t> </w:t>
      </w:r>
    </w:p>
    <w:p w14:paraId="44A6C080" w14:textId="77777777" w:rsidR="00B86FD2" w:rsidRDefault="00972F25">
      <w:pPr>
        <w:pStyle w:val="Heading4"/>
      </w:pPr>
      <w:bookmarkStart w:id="91" w:name="X8a0529aaecb3335c81e1d77aadea32ee416aa9e"/>
      <w:r>
        <w:t>Seasonal patterns: UV-absorption as indicator of molecular character</w:t>
      </w:r>
      <w:bookmarkEnd w:id="91"/>
    </w:p>
    <w:p w14:paraId="4C33C591" w14:textId="77777777" w:rsidR="00B86FD2" w:rsidRDefault="00972F25">
      <w:r>
        <w:t>With samples collected over sixteen months, a seasonal assessment of source water character was possible. NOM molecules with greater aromaticity will absorb more UV energy at wavelength 254-nm than non-aromatic molecules; therefore, spectroscopic methods of estimating DOM are proxy measures of sample aromaticity (e.g., humic substances). Figure 17 shows DOC concentrations plotted against DOC estimates based on UV-Vis absorbance. The seasonal separation of wet an dry season samples suggests that river water during the wet-season (fall and winter) has more aromatic character than during the dry-season (summer).</w:t>
      </w:r>
    </w:p>
    <w:p w14:paraId="792F280F" w14:textId="77777777" w:rsidR="00B86FD2" w:rsidRDefault="00972F25">
      <w:r>
        <w:t> </w:t>
      </w:r>
    </w:p>
    <w:p w14:paraId="2120C63B" w14:textId="77777777" w:rsidR="00B86FD2" w:rsidRDefault="00972F25">
      <w:r>
        <w:rPr>
          <w:noProof/>
        </w:rPr>
        <w:lastRenderedPageBreak/>
        <w:drawing>
          <wp:inline distT="0" distB="0" distL="0" distR="0" wp14:anchorId="062E7C9E" wp14:editId="406F6E13">
            <wp:extent cx="5715000" cy="5715000"/>
            <wp:effectExtent l="0" t="0" r="0" b="0"/>
            <wp:docPr id="17" name="Picture" descr="Figure 17:  Dissolved organic carbon measured directly (as NPOC) plotted against concentrations estimated via UV-Vis spectroscopy, with a dashed lined indicating best fit (1:1). The 282 samples are grouped by season (n{wet} = 237, n{first-flush} = 18, n{dry} = 27)."/>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easonal_surrogate-NPOC.png"/>
                    <pic:cNvPicPr>
                      <a:picLocks noChangeAspect="1" noChangeArrowheads="1"/>
                    </pic:cNvPicPr>
                  </pic:nvPicPr>
                  <pic:blipFill>
                    <a:blip r:embed="rId28" cstate="email">
                      <a:extLst>
                        <a:ext uri="{28A0092B-C50C-407E-A947-70E740481C1C}">
                          <a14:useLocalDpi xmlns:a14="http://schemas.microsoft.com/office/drawing/2010/main"/>
                        </a:ext>
                      </a:extLst>
                    </a:blip>
                    <a:stretch>
                      <a:fillRect/>
                    </a:stretch>
                  </pic:blipFill>
                  <pic:spPr bwMode="auto">
                    <a:xfrm>
                      <a:off x="0" y="0"/>
                      <a:ext cx="5715000" cy="5715000"/>
                    </a:xfrm>
                    <a:prstGeom prst="rect">
                      <a:avLst/>
                    </a:prstGeom>
                    <a:noFill/>
                    <a:ln w="9525">
                      <a:noFill/>
                      <a:headEnd/>
                      <a:tailEnd/>
                    </a:ln>
                  </pic:spPr>
                </pic:pic>
              </a:graphicData>
            </a:graphic>
          </wp:inline>
        </w:drawing>
      </w:r>
    </w:p>
    <w:p w14:paraId="016185CD" w14:textId="77777777" w:rsidR="00B86FD2" w:rsidRDefault="00972F25">
      <w:r>
        <w:t xml:space="preserve">Figure 17:  </w:t>
      </w:r>
      <w:r>
        <w:rPr>
          <w:i/>
        </w:rPr>
        <w:t>Dissolved organic carbon measured directly (as NPOC) plotted against concentrations estimated via UV-Vis spectroscopy, with a dashed lined indicating best fit (1:1). The 282 samples are grouped by season (n{wet} = 237, n{first-flush} = 18, n{dry} = 27).</w:t>
      </w:r>
    </w:p>
    <w:p w14:paraId="1556BE13" w14:textId="77777777" w:rsidR="00B86FD2" w:rsidRDefault="00972F25">
      <w:r>
        <w:t> </w:t>
      </w:r>
    </w:p>
    <w:p w14:paraId="3BC6A603" w14:textId="77777777" w:rsidR="00B86FD2" w:rsidRDefault="00972F25">
      <w:r>
        <w:t>Figure 17 showed that characteristics of wet-season samples caused positive bias in absorbance-based DOC estimates, while dry-season samples showed negative bias in DOC estimated by UV-Vis absorption.</w:t>
      </w:r>
    </w:p>
    <w:p w14:paraId="4EDB8E87" w14:textId="77777777" w:rsidR="00B86FD2" w:rsidRDefault="00972F25">
      <w:r>
        <w:t> </w:t>
      </w:r>
    </w:p>
    <w:p w14:paraId="57F7B37F" w14:textId="77777777" w:rsidR="00B86FD2" w:rsidRDefault="00972F25">
      <w:r>
        <w:t xml:space="preserve">While an aromatic NOM sample will have stronger absorbance at 254-nm relative to a non-aromatic sample, the concentration of NOM also effects the intensity of </w:t>
      </w:r>
      <w:r>
        <w:lastRenderedPageBreak/>
        <w:t>absorbance (based on the Beer-Lambert law). Because UV-Vis absorbance is proportional to both the aromaticity and the concentration of NOM in a sample, SUVA</w:t>
      </w:r>
      <w:r>
        <w:rPr>
          <w:vertAlign w:val="subscript"/>
        </w:rPr>
        <w:t>254</w:t>
      </w:r>
      <w:r>
        <w:t xml:space="preserve"> is a widely adopted indicator of a sample’s aromaticity. Specific UV absorbance at 254-nm (SUVA</w:t>
      </w:r>
      <w:r>
        <w:rPr>
          <w:vertAlign w:val="subscript"/>
        </w:rPr>
        <w:t>254</w:t>
      </w:r>
      <w:r>
        <w:t>) is calculated by dividing a sample’s absorbance at 254-nm by its DOC concentration; a greater SUVA</w:t>
      </w:r>
      <w:r>
        <w:rPr>
          <w:vertAlign w:val="subscript"/>
        </w:rPr>
        <w:t>254</w:t>
      </w:r>
      <w:r>
        <w:t xml:space="preserve"> value indicates a sample with more aromatic character than a sample with low SUVA</w:t>
      </w:r>
      <w:r>
        <w:rPr>
          <w:vertAlign w:val="subscript"/>
        </w:rPr>
        <w:t>254</w:t>
      </w:r>
      <w:r>
        <w:t>. Figure 18 shows seasonally grouped samples’ DOC plotted against SUVA</w:t>
      </w:r>
      <w:r>
        <w:rPr>
          <w:vertAlign w:val="subscript"/>
        </w:rPr>
        <w:t>254</w:t>
      </w:r>
      <w:r>
        <w:t>, which indicates a greater aromatic character of river water during the wet season compared to dry season.</w:t>
      </w:r>
    </w:p>
    <w:p w14:paraId="54AE02E6" w14:textId="77777777" w:rsidR="00B86FD2" w:rsidRDefault="00972F25">
      <w:r>
        <w:t> </w:t>
      </w:r>
    </w:p>
    <w:p w14:paraId="32B223BF" w14:textId="77777777" w:rsidR="00B86FD2" w:rsidRDefault="00972F25">
      <w:r>
        <w:rPr>
          <w:noProof/>
        </w:rPr>
        <w:drawing>
          <wp:inline distT="0" distB="0" distL="0" distR="0" wp14:anchorId="0DDE9CFB" wp14:editId="30390700">
            <wp:extent cx="5715000" cy="3527777"/>
            <wp:effectExtent l="0" t="0" r="0" b="0"/>
            <wp:docPr id="18" name="Picture" descr="Figure 18:  Dissolved organic carbon plotted against specific UV absorbance at 254 nm (SUVA{254}) with samples (n = 282) grouped by season (n{wet} = 237, n{first-flush} = 18, n{dry} = 27) showing greater aromaticity (more humic-like organic matter) in wet season sample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easonal_SUVA-NPOC.png"/>
                    <pic:cNvPicPr>
                      <a:picLocks noChangeAspect="1" noChangeArrowheads="1"/>
                    </pic:cNvPicPr>
                  </pic:nvPicPr>
                  <pic:blipFill>
                    <a:blip r:embed="rId29"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77122954" w14:textId="77777777" w:rsidR="00B86FD2" w:rsidRDefault="00972F25">
      <w:r>
        <w:t xml:space="preserve">Figure 18:  </w:t>
      </w:r>
      <w:r>
        <w:rPr>
          <w:i/>
        </w:rPr>
        <w:t>Dissolved organic carbon plotted against specific UV absorbance at 254 nm (SUVA{254}) with samples (n = 282) grouped by season (n{wet} = 237, n{first-flush} = 18, n{dry} = 27) showing greater aromaticity (more humic-like organic matter) in wet season samples.</w:t>
      </w:r>
    </w:p>
    <w:p w14:paraId="0EC87EA5" w14:textId="77777777" w:rsidR="00B86FD2" w:rsidRDefault="00972F25">
      <w:r>
        <w:t> </w:t>
      </w:r>
    </w:p>
    <w:p w14:paraId="3CAF2E9F" w14:textId="77777777" w:rsidR="00B86FD2" w:rsidRDefault="00972F25">
      <w:pPr>
        <w:pStyle w:val="Heading2"/>
      </w:pPr>
      <w:bookmarkStart w:id="92" w:name="X055c1400fca1babce2e75fd4f6bab6cd3a5b7c1"/>
      <w:bookmarkStart w:id="93" w:name="_Toc40747059"/>
      <w:r>
        <w:t>Leech watershed and nested sub-catchments</w:t>
      </w:r>
      <w:bookmarkEnd w:id="92"/>
      <w:bookmarkEnd w:id="93"/>
    </w:p>
    <w:p w14:paraId="279C69D2" w14:textId="77777777" w:rsidR="00B86FD2" w:rsidRDefault="00972F25">
      <w:r>
        <w:t xml:space="preserve">Six locations across the LWSA were set up as monitoring sites where vertical racks were installed to measure continuous stage and collect water samples as the rivers rose in response to precipitation events. These vertical racks collected samples on the rising hydrograph limb, which has been shown to have higher DOC </w:t>
      </w:r>
      <w:r>
        <w:lastRenderedPageBreak/>
        <w:t xml:space="preserve">concentration that non-storm flow (Yang et al. </w:t>
      </w:r>
      <w:hyperlink w:anchor="ref-Yang2015">
        <w:r>
          <w:rPr>
            <w:rStyle w:val="Hyperlink"/>
          </w:rPr>
          <w:t>2015</w:t>
        </w:r>
      </w:hyperlink>
      <w:r>
        <w:t xml:space="preserve">; Raymond et al. </w:t>
      </w:r>
      <w:hyperlink w:anchor="ref-Raymond2016">
        <w:r>
          <w:rPr>
            <w:rStyle w:val="Hyperlink"/>
          </w:rPr>
          <w:t>2016</w:t>
        </w:r>
      </w:hyperlink>
      <w:r>
        <w:t xml:space="preserve">, </w:t>
      </w:r>
      <w:hyperlink w:anchor="ref-Raymond2010">
        <w:r>
          <w:rPr>
            <w:rStyle w:val="Hyperlink"/>
          </w:rPr>
          <w:t>2010</w:t>
        </w:r>
      </w:hyperlink>
      <w:r>
        <w:t>). Table 9 summarizes the number of samples collected manually (Grab samples) and via siphon bottles on the vertical racks (Rack samples) at each of the six monitoring sites. Figure 19 shows the range of DOC concentrations at each of the six sites.</w:t>
      </w:r>
    </w:p>
    <w:p w14:paraId="369471E2" w14:textId="77777777" w:rsidR="00B86FD2" w:rsidRDefault="00972F25">
      <w:r>
        <w:t> </w:t>
      </w:r>
    </w:p>
    <w:p w14:paraId="77E1C7B6" w14:textId="77777777" w:rsidR="00B86FD2" w:rsidRDefault="00972F25">
      <w:r>
        <w:t xml:space="preserve">Table 9: </w:t>
      </w:r>
      <w:r>
        <w:rPr>
          <w:i/>
        </w:rPr>
        <w:t>Sample counts at the six LWSA monitoring sites</w:t>
      </w:r>
    </w:p>
    <w:tbl>
      <w:tblPr>
        <w:tblW w:w="0" w:type="pct"/>
        <w:tblLook w:val="07E0" w:firstRow="1" w:lastRow="1" w:firstColumn="1" w:lastColumn="1" w:noHBand="1" w:noVBand="1"/>
        <w:tblCaption w:val="Table 9: Sample counts at the six LWSA monitoring sites"/>
      </w:tblPr>
      <w:tblGrid>
        <w:gridCol w:w="1289"/>
        <w:gridCol w:w="1418"/>
        <w:gridCol w:w="805"/>
      </w:tblGrid>
      <w:tr w:rsidR="00B86FD2" w:rsidRPr="004A186B" w14:paraId="680898FE" w14:textId="77777777">
        <w:tc>
          <w:tcPr>
            <w:tcW w:w="0" w:type="auto"/>
            <w:tcBorders>
              <w:bottom w:val="single" w:sz="0" w:space="0" w:color="auto"/>
            </w:tcBorders>
            <w:vAlign w:val="bottom"/>
          </w:tcPr>
          <w:p w14:paraId="2BB77E70" w14:textId="77777777" w:rsidR="00B86FD2" w:rsidRPr="004A186B" w:rsidRDefault="00972F25">
            <w:pPr>
              <w:rPr>
                <w:sz w:val="22"/>
                <w:szCs w:val="22"/>
              </w:rPr>
            </w:pPr>
            <w:r w:rsidRPr="004A186B">
              <w:rPr>
                <w:sz w:val="22"/>
                <w:szCs w:val="22"/>
              </w:rPr>
              <w:t>Site</w:t>
            </w:r>
          </w:p>
        </w:tc>
        <w:tc>
          <w:tcPr>
            <w:tcW w:w="0" w:type="auto"/>
            <w:tcBorders>
              <w:bottom w:val="single" w:sz="0" w:space="0" w:color="auto"/>
            </w:tcBorders>
            <w:vAlign w:val="bottom"/>
          </w:tcPr>
          <w:p w14:paraId="397A6920" w14:textId="77777777" w:rsidR="00B86FD2" w:rsidRPr="004A186B" w:rsidRDefault="00972F25">
            <w:pPr>
              <w:rPr>
                <w:sz w:val="22"/>
                <w:szCs w:val="22"/>
              </w:rPr>
            </w:pPr>
            <w:r w:rsidRPr="004A186B">
              <w:rPr>
                <w:sz w:val="22"/>
                <w:szCs w:val="22"/>
              </w:rPr>
              <w:t>Sample type</w:t>
            </w:r>
          </w:p>
        </w:tc>
        <w:tc>
          <w:tcPr>
            <w:tcW w:w="0" w:type="auto"/>
            <w:tcBorders>
              <w:bottom w:val="single" w:sz="0" w:space="0" w:color="auto"/>
            </w:tcBorders>
            <w:vAlign w:val="bottom"/>
          </w:tcPr>
          <w:p w14:paraId="281FD3AF" w14:textId="77777777" w:rsidR="00B86FD2" w:rsidRPr="004A186B" w:rsidRDefault="00972F25">
            <w:pPr>
              <w:jc w:val="right"/>
              <w:rPr>
                <w:sz w:val="22"/>
                <w:szCs w:val="22"/>
              </w:rPr>
            </w:pPr>
            <w:r w:rsidRPr="004A186B">
              <w:rPr>
                <w:sz w:val="22"/>
                <w:szCs w:val="22"/>
              </w:rPr>
              <w:t>Count</w:t>
            </w:r>
          </w:p>
        </w:tc>
      </w:tr>
      <w:tr w:rsidR="00B86FD2" w:rsidRPr="004A186B" w14:paraId="787DEED0" w14:textId="77777777">
        <w:tc>
          <w:tcPr>
            <w:tcW w:w="0" w:type="auto"/>
          </w:tcPr>
          <w:p w14:paraId="2CE23FDC" w14:textId="77777777" w:rsidR="00B86FD2" w:rsidRPr="004A186B" w:rsidRDefault="00972F25">
            <w:pPr>
              <w:rPr>
                <w:sz w:val="22"/>
                <w:szCs w:val="22"/>
              </w:rPr>
            </w:pPr>
            <w:r w:rsidRPr="004A186B">
              <w:rPr>
                <w:sz w:val="22"/>
                <w:szCs w:val="22"/>
              </w:rPr>
              <w:t>Weeks</w:t>
            </w:r>
          </w:p>
        </w:tc>
        <w:tc>
          <w:tcPr>
            <w:tcW w:w="0" w:type="auto"/>
          </w:tcPr>
          <w:p w14:paraId="7EB8B0DC" w14:textId="77777777" w:rsidR="00B86FD2" w:rsidRPr="004A186B" w:rsidRDefault="00972F25">
            <w:pPr>
              <w:rPr>
                <w:sz w:val="22"/>
                <w:szCs w:val="22"/>
              </w:rPr>
            </w:pPr>
            <w:r w:rsidRPr="004A186B">
              <w:rPr>
                <w:sz w:val="22"/>
                <w:szCs w:val="22"/>
              </w:rPr>
              <w:t>Grab</w:t>
            </w:r>
          </w:p>
        </w:tc>
        <w:tc>
          <w:tcPr>
            <w:tcW w:w="0" w:type="auto"/>
          </w:tcPr>
          <w:p w14:paraId="0E65F53D" w14:textId="77777777" w:rsidR="00B86FD2" w:rsidRPr="004A186B" w:rsidRDefault="00972F25">
            <w:pPr>
              <w:jc w:val="right"/>
              <w:rPr>
                <w:sz w:val="22"/>
                <w:szCs w:val="22"/>
              </w:rPr>
            </w:pPr>
            <w:r w:rsidRPr="004A186B">
              <w:rPr>
                <w:sz w:val="22"/>
                <w:szCs w:val="22"/>
              </w:rPr>
              <w:t>24</w:t>
            </w:r>
          </w:p>
        </w:tc>
      </w:tr>
      <w:tr w:rsidR="00B86FD2" w:rsidRPr="004A186B" w14:paraId="55A199C6" w14:textId="77777777">
        <w:tc>
          <w:tcPr>
            <w:tcW w:w="0" w:type="auto"/>
          </w:tcPr>
          <w:p w14:paraId="123F909C" w14:textId="77777777" w:rsidR="00B86FD2" w:rsidRPr="004A186B" w:rsidRDefault="00972F25">
            <w:pPr>
              <w:rPr>
                <w:sz w:val="22"/>
                <w:szCs w:val="22"/>
              </w:rPr>
            </w:pPr>
            <w:r w:rsidRPr="004A186B">
              <w:rPr>
                <w:sz w:val="22"/>
                <w:szCs w:val="22"/>
              </w:rPr>
              <w:t>Weeks</w:t>
            </w:r>
          </w:p>
        </w:tc>
        <w:tc>
          <w:tcPr>
            <w:tcW w:w="0" w:type="auto"/>
          </w:tcPr>
          <w:p w14:paraId="2B9B6BA4" w14:textId="77777777" w:rsidR="00B86FD2" w:rsidRPr="004A186B" w:rsidRDefault="00972F25">
            <w:pPr>
              <w:rPr>
                <w:sz w:val="22"/>
                <w:szCs w:val="22"/>
              </w:rPr>
            </w:pPr>
            <w:r w:rsidRPr="004A186B">
              <w:rPr>
                <w:sz w:val="22"/>
                <w:szCs w:val="22"/>
              </w:rPr>
              <w:t>Rack</w:t>
            </w:r>
          </w:p>
        </w:tc>
        <w:tc>
          <w:tcPr>
            <w:tcW w:w="0" w:type="auto"/>
          </w:tcPr>
          <w:p w14:paraId="047D4A8C" w14:textId="77777777" w:rsidR="00B86FD2" w:rsidRPr="004A186B" w:rsidRDefault="00972F25">
            <w:pPr>
              <w:jc w:val="right"/>
              <w:rPr>
                <w:sz w:val="22"/>
                <w:szCs w:val="22"/>
              </w:rPr>
            </w:pPr>
            <w:r w:rsidRPr="004A186B">
              <w:rPr>
                <w:sz w:val="22"/>
                <w:szCs w:val="22"/>
              </w:rPr>
              <w:t>32</w:t>
            </w:r>
          </w:p>
        </w:tc>
      </w:tr>
      <w:tr w:rsidR="00B86FD2" w:rsidRPr="004A186B" w14:paraId="1337BF8E" w14:textId="77777777">
        <w:tc>
          <w:tcPr>
            <w:tcW w:w="0" w:type="auto"/>
          </w:tcPr>
          <w:p w14:paraId="3395349F" w14:textId="77777777" w:rsidR="00B86FD2" w:rsidRPr="004A186B" w:rsidRDefault="00972F25">
            <w:pPr>
              <w:rPr>
                <w:sz w:val="22"/>
                <w:szCs w:val="22"/>
              </w:rPr>
            </w:pPr>
            <w:proofErr w:type="spellStart"/>
            <w:r w:rsidRPr="004A186B">
              <w:rPr>
                <w:sz w:val="22"/>
                <w:szCs w:val="22"/>
              </w:rPr>
              <w:t>ChrisCrk</w:t>
            </w:r>
            <w:proofErr w:type="spellEnd"/>
          </w:p>
        </w:tc>
        <w:tc>
          <w:tcPr>
            <w:tcW w:w="0" w:type="auto"/>
          </w:tcPr>
          <w:p w14:paraId="7E107C9E" w14:textId="77777777" w:rsidR="00B86FD2" w:rsidRPr="004A186B" w:rsidRDefault="00972F25">
            <w:pPr>
              <w:rPr>
                <w:sz w:val="22"/>
                <w:szCs w:val="22"/>
              </w:rPr>
            </w:pPr>
            <w:r w:rsidRPr="004A186B">
              <w:rPr>
                <w:sz w:val="22"/>
                <w:szCs w:val="22"/>
              </w:rPr>
              <w:t>Grab</w:t>
            </w:r>
          </w:p>
        </w:tc>
        <w:tc>
          <w:tcPr>
            <w:tcW w:w="0" w:type="auto"/>
          </w:tcPr>
          <w:p w14:paraId="5989B6D4" w14:textId="77777777" w:rsidR="00B86FD2" w:rsidRPr="004A186B" w:rsidRDefault="00972F25">
            <w:pPr>
              <w:jc w:val="right"/>
              <w:rPr>
                <w:sz w:val="22"/>
                <w:szCs w:val="22"/>
              </w:rPr>
            </w:pPr>
            <w:r w:rsidRPr="004A186B">
              <w:rPr>
                <w:sz w:val="22"/>
                <w:szCs w:val="22"/>
              </w:rPr>
              <w:t>22</w:t>
            </w:r>
          </w:p>
        </w:tc>
      </w:tr>
      <w:tr w:rsidR="00B86FD2" w:rsidRPr="004A186B" w14:paraId="3D4FE3C6" w14:textId="77777777">
        <w:tc>
          <w:tcPr>
            <w:tcW w:w="0" w:type="auto"/>
          </w:tcPr>
          <w:p w14:paraId="5CBC6A93" w14:textId="77777777" w:rsidR="00B86FD2" w:rsidRPr="004A186B" w:rsidRDefault="00972F25">
            <w:pPr>
              <w:rPr>
                <w:sz w:val="22"/>
                <w:szCs w:val="22"/>
              </w:rPr>
            </w:pPr>
            <w:proofErr w:type="spellStart"/>
            <w:r w:rsidRPr="004A186B">
              <w:rPr>
                <w:sz w:val="22"/>
                <w:szCs w:val="22"/>
              </w:rPr>
              <w:t>ChrisCrk</w:t>
            </w:r>
            <w:proofErr w:type="spellEnd"/>
          </w:p>
        </w:tc>
        <w:tc>
          <w:tcPr>
            <w:tcW w:w="0" w:type="auto"/>
          </w:tcPr>
          <w:p w14:paraId="435167E3" w14:textId="77777777" w:rsidR="00B86FD2" w:rsidRPr="004A186B" w:rsidRDefault="00972F25">
            <w:pPr>
              <w:rPr>
                <w:sz w:val="22"/>
                <w:szCs w:val="22"/>
              </w:rPr>
            </w:pPr>
            <w:r w:rsidRPr="004A186B">
              <w:rPr>
                <w:sz w:val="22"/>
                <w:szCs w:val="22"/>
              </w:rPr>
              <w:t>Rack</w:t>
            </w:r>
          </w:p>
        </w:tc>
        <w:tc>
          <w:tcPr>
            <w:tcW w:w="0" w:type="auto"/>
          </w:tcPr>
          <w:p w14:paraId="250B4B2E" w14:textId="77777777" w:rsidR="00B86FD2" w:rsidRPr="004A186B" w:rsidRDefault="00972F25">
            <w:pPr>
              <w:jc w:val="right"/>
              <w:rPr>
                <w:sz w:val="22"/>
                <w:szCs w:val="22"/>
              </w:rPr>
            </w:pPr>
            <w:r w:rsidRPr="004A186B">
              <w:rPr>
                <w:sz w:val="22"/>
                <w:szCs w:val="22"/>
              </w:rPr>
              <w:t>27</w:t>
            </w:r>
          </w:p>
        </w:tc>
      </w:tr>
      <w:tr w:rsidR="00B86FD2" w:rsidRPr="004A186B" w14:paraId="25A4A2E1" w14:textId="77777777">
        <w:tc>
          <w:tcPr>
            <w:tcW w:w="0" w:type="auto"/>
          </w:tcPr>
          <w:p w14:paraId="3CE20862" w14:textId="77777777" w:rsidR="00B86FD2" w:rsidRPr="004A186B" w:rsidRDefault="00972F25">
            <w:pPr>
              <w:rPr>
                <w:sz w:val="22"/>
                <w:szCs w:val="22"/>
              </w:rPr>
            </w:pPr>
            <w:proofErr w:type="spellStart"/>
            <w:r w:rsidRPr="004A186B">
              <w:rPr>
                <w:sz w:val="22"/>
                <w:szCs w:val="22"/>
              </w:rPr>
              <w:t>LeechHead</w:t>
            </w:r>
            <w:proofErr w:type="spellEnd"/>
          </w:p>
        </w:tc>
        <w:tc>
          <w:tcPr>
            <w:tcW w:w="0" w:type="auto"/>
          </w:tcPr>
          <w:p w14:paraId="46686F31" w14:textId="77777777" w:rsidR="00B86FD2" w:rsidRPr="004A186B" w:rsidRDefault="00972F25">
            <w:pPr>
              <w:rPr>
                <w:sz w:val="22"/>
                <w:szCs w:val="22"/>
              </w:rPr>
            </w:pPr>
            <w:r w:rsidRPr="004A186B">
              <w:rPr>
                <w:sz w:val="22"/>
                <w:szCs w:val="22"/>
              </w:rPr>
              <w:t>Grab</w:t>
            </w:r>
          </w:p>
        </w:tc>
        <w:tc>
          <w:tcPr>
            <w:tcW w:w="0" w:type="auto"/>
          </w:tcPr>
          <w:p w14:paraId="2F7E919B" w14:textId="77777777" w:rsidR="00B86FD2" w:rsidRPr="004A186B" w:rsidRDefault="00972F25">
            <w:pPr>
              <w:jc w:val="right"/>
              <w:rPr>
                <w:sz w:val="22"/>
                <w:szCs w:val="22"/>
              </w:rPr>
            </w:pPr>
            <w:r w:rsidRPr="004A186B">
              <w:rPr>
                <w:sz w:val="22"/>
                <w:szCs w:val="22"/>
              </w:rPr>
              <w:t>22</w:t>
            </w:r>
          </w:p>
        </w:tc>
      </w:tr>
      <w:tr w:rsidR="00B86FD2" w:rsidRPr="004A186B" w14:paraId="777867A5" w14:textId="77777777">
        <w:tc>
          <w:tcPr>
            <w:tcW w:w="0" w:type="auto"/>
          </w:tcPr>
          <w:p w14:paraId="380954BA" w14:textId="77777777" w:rsidR="00B86FD2" w:rsidRPr="004A186B" w:rsidRDefault="00972F25">
            <w:pPr>
              <w:rPr>
                <w:sz w:val="22"/>
                <w:szCs w:val="22"/>
              </w:rPr>
            </w:pPr>
            <w:proofErr w:type="spellStart"/>
            <w:r w:rsidRPr="004A186B">
              <w:rPr>
                <w:sz w:val="22"/>
                <w:szCs w:val="22"/>
              </w:rPr>
              <w:t>LeechHead</w:t>
            </w:r>
            <w:proofErr w:type="spellEnd"/>
          </w:p>
        </w:tc>
        <w:tc>
          <w:tcPr>
            <w:tcW w:w="0" w:type="auto"/>
          </w:tcPr>
          <w:p w14:paraId="590425E1" w14:textId="77777777" w:rsidR="00B86FD2" w:rsidRPr="004A186B" w:rsidRDefault="00972F25">
            <w:pPr>
              <w:rPr>
                <w:sz w:val="22"/>
                <w:szCs w:val="22"/>
              </w:rPr>
            </w:pPr>
            <w:r w:rsidRPr="004A186B">
              <w:rPr>
                <w:sz w:val="22"/>
                <w:szCs w:val="22"/>
              </w:rPr>
              <w:t>Rack</w:t>
            </w:r>
          </w:p>
        </w:tc>
        <w:tc>
          <w:tcPr>
            <w:tcW w:w="0" w:type="auto"/>
          </w:tcPr>
          <w:p w14:paraId="0F2E1F6E" w14:textId="77777777" w:rsidR="00B86FD2" w:rsidRPr="004A186B" w:rsidRDefault="00972F25">
            <w:pPr>
              <w:jc w:val="right"/>
              <w:rPr>
                <w:sz w:val="22"/>
                <w:szCs w:val="22"/>
              </w:rPr>
            </w:pPr>
            <w:r w:rsidRPr="004A186B">
              <w:rPr>
                <w:sz w:val="22"/>
                <w:szCs w:val="22"/>
              </w:rPr>
              <w:t>30</w:t>
            </w:r>
          </w:p>
        </w:tc>
      </w:tr>
      <w:tr w:rsidR="00B86FD2" w:rsidRPr="004A186B" w14:paraId="47C87AC8" w14:textId="77777777">
        <w:tc>
          <w:tcPr>
            <w:tcW w:w="0" w:type="auto"/>
          </w:tcPr>
          <w:p w14:paraId="612D16FB" w14:textId="77777777" w:rsidR="00B86FD2" w:rsidRPr="004A186B" w:rsidRDefault="00972F25">
            <w:pPr>
              <w:rPr>
                <w:sz w:val="22"/>
                <w:szCs w:val="22"/>
              </w:rPr>
            </w:pPr>
            <w:proofErr w:type="spellStart"/>
            <w:r w:rsidRPr="004A186B">
              <w:rPr>
                <w:sz w:val="22"/>
                <w:szCs w:val="22"/>
              </w:rPr>
              <w:t>CraggCrk</w:t>
            </w:r>
            <w:proofErr w:type="spellEnd"/>
          </w:p>
        </w:tc>
        <w:tc>
          <w:tcPr>
            <w:tcW w:w="0" w:type="auto"/>
          </w:tcPr>
          <w:p w14:paraId="19D786B5" w14:textId="77777777" w:rsidR="00B86FD2" w:rsidRPr="004A186B" w:rsidRDefault="00972F25">
            <w:pPr>
              <w:rPr>
                <w:sz w:val="22"/>
                <w:szCs w:val="22"/>
              </w:rPr>
            </w:pPr>
            <w:r w:rsidRPr="004A186B">
              <w:rPr>
                <w:sz w:val="22"/>
                <w:szCs w:val="22"/>
              </w:rPr>
              <w:t>Grab</w:t>
            </w:r>
          </w:p>
        </w:tc>
        <w:tc>
          <w:tcPr>
            <w:tcW w:w="0" w:type="auto"/>
          </w:tcPr>
          <w:p w14:paraId="7C579A54" w14:textId="77777777" w:rsidR="00B86FD2" w:rsidRPr="004A186B" w:rsidRDefault="00972F25">
            <w:pPr>
              <w:jc w:val="right"/>
              <w:rPr>
                <w:sz w:val="22"/>
                <w:szCs w:val="22"/>
              </w:rPr>
            </w:pPr>
            <w:r w:rsidRPr="004A186B">
              <w:rPr>
                <w:sz w:val="22"/>
                <w:szCs w:val="22"/>
              </w:rPr>
              <w:t>34</w:t>
            </w:r>
          </w:p>
        </w:tc>
      </w:tr>
      <w:tr w:rsidR="00B86FD2" w:rsidRPr="004A186B" w14:paraId="4F7DCA7C" w14:textId="77777777">
        <w:tc>
          <w:tcPr>
            <w:tcW w:w="0" w:type="auto"/>
          </w:tcPr>
          <w:p w14:paraId="711B24A4" w14:textId="77777777" w:rsidR="00B86FD2" w:rsidRPr="004A186B" w:rsidRDefault="00972F25">
            <w:pPr>
              <w:rPr>
                <w:sz w:val="22"/>
                <w:szCs w:val="22"/>
              </w:rPr>
            </w:pPr>
            <w:proofErr w:type="spellStart"/>
            <w:r w:rsidRPr="004A186B">
              <w:rPr>
                <w:sz w:val="22"/>
                <w:szCs w:val="22"/>
              </w:rPr>
              <w:t>CraggCrk</w:t>
            </w:r>
            <w:proofErr w:type="spellEnd"/>
          </w:p>
        </w:tc>
        <w:tc>
          <w:tcPr>
            <w:tcW w:w="0" w:type="auto"/>
          </w:tcPr>
          <w:p w14:paraId="3959AD8D" w14:textId="77777777" w:rsidR="00B86FD2" w:rsidRPr="004A186B" w:rsidRDefault="00972F25">
            <w:pPr>
              <w:rPr>
                <w:sz w:val="22"/>
                <w:szCs w:val="22"/>
              </w:rPr>
            </w:pPr>
            <w:r w:rsidRPr="004A186B">
              <w:rPr>
                <w:sz w:val="22"/>
                <w:szCs w:val="22"/>
              </w:rPr>
              <w:t>Rack</w:t>
            </w:r>
          </w:p>
        </w:tc>
        <w:tc>
          <w:tcPr>
            <w:tcW w:w="0" w:type="auto"/>
          </w:tcPr>
          <w:p w14:paraId="4063CB5F" w14:textId="77777777" w:rsidR="00B86FD2" w:rsidRPr="004A186B" w:rsidRDefault="00972F25">
            <w:pPr>
              <w:jc w:val="right"/>
              <w:rPr>
                <w:sz w:val="22"/>
                <w:szCs w:val="22"/>
              </w:rPr>
            </w:pPr>
            <w:r w:rsidRPr="004A186B">
              <w:rPr>
                <w:sz w:val="22"/>
                <w:szCs w:val="22"/>
              </w:rPr>
              <w:t>35</w:t>
            </w:r>
          </w:p>
        </w:tc>
      </w:tr>
      <w:tr w:rsidR="00B86FD2" w:rsidRPr="004A186B" w14:paraId="2E0CB6AC" w14:textId="77777777">
        <w:tc>
          <w:tcPr>
            <w:tcW w:w="0" w:type="auto"/>
          </w:tcPr>
          <w:p w14:paraId="27CDE21F" w14:textId="77777777" w:rsidR="00B86FD2" w:rsidRPr="004A186B" w:rsidRDefault="00972F25">
            <w:pPr>
              <w:rPr>
                <w:sz w:val="22"/>
                <w:szCs w:val="22"/>
              </w:rPr>
            </w:pPr>
            <w:proofErr w:type="spellStart"/>
            <w:r w:rsidRPr="004A186B">
              <w:rPr>
                <w:sz w:val="22"/>
                <w:szCs w:val="22"/>
              </w:rPr>
              <w:t>WestLeech</w:t>
            </w:r>
            <w:proofErr w:type="spellEnd"/>
          </w:p>
        </w:tc>
        <w:tc>
          <w:tcPr>
            <w:tcW w:w="0" w:type="auto"/>
          </w:tcPr>
          <w:p w14:paraId="20688865" w14:textId="77777777" w:rsidR="00B86FD2" w:rsidRPr="004A186B" w:rsidRDefault="00972F25">
            <w:pPr>
              <w:rPr>
                <w:sz w:val="22"/>
                <w:szCs w:val="22"/>
              </w:rPr>
            </w:pPr>
            <w:r w:rsidRPr="004A186B">
              <w:rPr>
                <w:sz w:val="22"/>
                <w:szCs w:val="22"/>
              </w:rPr>
              <w:t>Grab</w:t>
            </w:r>
          </w:p>
        </w:tc>
        <w:tc>
          <w:tcPr>
            <w:tcW w:w="0" w:type="auto"/>
          </w:tcPr>
          <w:p w14:paraId="654548F4" w14:textId="77777777" w:rsidR="00B86FD2" w:rsidRPr="004A186B" w:rsidRDefault="00972F25">
            <w:pPr>
              <w:jc w:val="right"/>
              <w:rPr>
                <w:sz w:val="22"/>
                <w:szCs w:val="22"/>
              </w:rPr>
            </w:pPr>
            <w:r w:rsidRPr="004A186B">
              <w:rPr>
                <w:sz w:val="22"/>
                <w:szCs w:val="22"/>
              </w:rPr>
              <w:t>24</w:t>
            </w:r>
          </w:p>
        </w:tc>
      </w:tr>
      <w:tr w:rsidR="00B86FD2" w:rsidRPr="004A186B" w14:paraId="5DDDB957" w14:textId="77777777">
        <w:tc>
          <w:tcPr>
            <w:tcW w:w="0" w:type="auto"/>
          </w:tcPr>
          <w:p w14:paraId="38C8ABE4" w14:textId="77777777" w:rsidR="00B86FD2" w:rsidRPr="004A186B" w:rsidRDefault="00972F25">
            <w:pPr>
              <w:rPr>
                <w:sz w:val="22"/>
                <w:szCs w:val="22"/>
              </w:rPr>
            </w:pPr>
            <w:proofErr w:type="spellStart"/>
            <w:r w:rsidRPr="004A186B">
              <w:rPr>
                <w:sz w:val="22"/>
                <w:szCs w:val="22"/>
              </w:rPr>
              <w:t>WestLeech</w:t>
            </w:r>
            <w:proofErr w:type="spellEnd"/>
          </w:p>
        </w:tc>
        <w:tc>
          <w:tcPr>
            <w:tcW w:w="0" w:type="auto"/>
          </w:tcPr>
          <w:p w14:paraId="057727A4" w14:textId="77777777" w:rsidR="00B86FD2" w:rsidRPr="004A186B" w:rsidRDefault="00972F25">
            <w:pPr>
              <w:rPr>
                <w:sz w:val="22"/>
                <w:szCs w:val="22"/>
              </w:rPr>
            </w:pPr>
            <w:r w:rsidRPr="004A186B">
              <w:rPr>
                <w:sz w:val="22"/>
                <w:szCs w:val="22"/>
              </w:rPr>
              <w:t>Rack</w:t>
            </w:r>
          </w:p>
        </w:tc>
        <w:tc>
          <w:tcPr>
            <w:tcW w:w="0" w:type="auto"/>
          </w:tcPr>
          <w:p w14:paraId="473881F0" w14:textId="77777777" w:rsidR="00B86FD2" w:rsidRPr="004A186B" w:rsidRDefault="00972F25">
            <w:pPr>
              <w:jc w:val="right"/>
              <w:rPr>
                <w:sz w:val="22"/>
                <w:szCs w:val="22"/>
              </w:rPr>
            </w:pPr>
            <w:r w:rsidRPr="004A186B">
              <w:rPr>
                <w:sz w:val="22"/>
                <w:szCs w:val="22"/>
              </w:rPr>
              <w:t>43</w:t>
            </w:r>
          </w:p>
        </w:tc>
      </w:tr>
      <w:tr w:rsidR="00B86FD2" w:rsidRPr="004A186B" w14:paraId="48933C21" w14:textId="77777777">
        <w:tc>
          <w:tcPr>
            <w:tcW w:w="0" w:type="auto"/>
          </w:tcPr>
          <w:p w14:paraId="1E1C20B0" w14:textId="77777777" w:rsidR="00B86FD2" w:rsidRPr="004A186B" w:rsidRDefault="00972F25">
            <w:pPr>
              <w:rPr>
                <w:sz w:val="22"/>
                <w:szCs w:val="22"/>
              </w:rPr>
            </w:pPr>
            <w:r w:rsidRPr="004A186B">
              <w:rPr>
                <w:sz w:val="22"/>
                <w:szCs w:val="22"/>
              </w:rPr>
              <w:t>Tunnel</w:t>
            </w:r>
          </w:p>
        </w:tc>
        <w:tc>
          <w:tcPr>
            <w:tcW w:w="0" w:type="auto"/>
          </w:tcPr>
          <w:p w14:paraId="381ED0DC" w14:textId="77777777" w:rsidR="00B86FD2" w:rsidRPr="004A186B" w:rsidRDefault="00972F25">
            <w:pPr>
              <w:rPr>
                <w:sz w:val="22"/>
                <w:szCs w:val="22"/>
              </w:rPr>
            </w:pPr>
            <w:r w:rsidRPr="004A186B">
              <w:rPr>
                <w:sz w:val="22"/>
                <w:szCs w:val="22"/>
              </w:rPr>
              <w:t>Grab</w:t>
            </w:r>
          </w:p>
        </w:tc>
        <w:tc>
          <w:tcPr>
            <w:tcW w:w="0" w:type="auto"/>
          </w:tcPr>
          <w:p w14:paraId="113F685C" w14:textId="77777777" w:rsidR="00B86FD2" w:rsidRPr="004A186B" w:rsidRDefault="00972F25">
            <w:pPr>
              <w:jc w:val="right"/>
              <w:rPr>
                <w:sz w:val="22"/>
                <w:szCs w:val="22"/>
              </w:rPr>
            </w:pPr>
            <w:r w:rsidRPr="004A186B">
              <w:rPr>
                <w:sz w:val="22"/>
                <w:szCs w:val="22"/>
              </w:rPr>
              <w:t>40</w:t>
            </w:r>
          </w:p>
        </w:tc>
      </w:tr>
      <w:tr w:rsidR="00B86FD2" w:rsidRPr="004A186B" w14:paraId="3985AA4D" w14:textId="77777777">
        <w:tc>
          <w:tcPr>
            <w:tcW w:w="0" w:type="auto"/>
          </w:tcPr>
          <w:p w14:paraId="5376AC5B" w14:textId="77777777" w:rsidR="00B86FD2" w:rsidRPr="004A186B" w:rsidRDefault="00972F25">
            <w:pPr>
              <w:rPr>
                <w:sz w:val="22"/>
                <w:szCs w:val="22"/>
              </w:rPr>
            </w:pPr>
            <w:r w:rsidRPr="004A186B">
              <w:rPr>
                <w:sz w:val="22"/>
                <w:szCs w:val="22"/>
              </w:rPr>
              <w:t>Tunnel</w:t>
            </w:r>
          </w:p>
        </w:tc>
        <w:tc>
          <w:tcPr>
            <w:tcW w:w="0" w:type="auto"/>
          </w:tcPr>
          <w:p w14:paraId="0ABF0E41" w14:textId="77777777" w:rsidR="00B86FD2" w:rsidRPr="004A186B" w:rsidRDefault="00972F25">
            <w:pPr>
              <w:rPr>
                <w:sz w:val="22"/>
                <w:szCs w:val="22"/>
              </w:rPr>
            </w:pPr>
            <w:r w:rsidRPr="004A186B">
              <w:rPr>
                <w:sz w:val="22"/>
                <w:szCs w:val="22"/>
              </w:rPr>
              <w:t>Rack</w:t>
            </w:r>
          </w:p>
        </w:tc>
        <w:tc>
          <w:tcPr>
            <w:tcW w:w="0" w:type="auto"/>
          </w:tcPr>
          <w:p w14:paraId="5E929C5E" w14:textId="77777777" w:rsidR="00B86FD2" w:rsidRPr="004A186B" w:rsidRDefault="00972F25">
            <w:pPr>
              <w:jc w:val="right"/>
              <w:rPr>
                <w:sz w:val="22"/>
                <w:szCs w:val="22"/>
              </w:rPr>
            </w:pPr>
            <w:r w:rsidRPr="004A186B">
              <w:rPr>
                <w:sz w:val="22"/>
                <w:szCs w:val="22"/>
              </w:rPr>
              <w:t>34</w:t>
            </w:r>
          </w:p>
        </w:tc>
      </w:tr>
    </w:tbl>
    <w:p w14:paraId="57E311E1" w14:textId="77777777" w:rsidR="00B86FD2" w:rsidRDefault="00972F25">
      <w:r>
        <w:t> </w:t>
      </w:r>
    </w:p>
    <w:p w14:paraId="3D31D0A3" w14:textId="77777777" w:rsidR="00B86FD2" w:rsidRDefault="00972F25">
      <w:r>
        <w:rPr>
          <w:noProof/>
        </w:rPr>
        <w:drawing>
          <wp:inline distT="0" distB="0" distL="0" distR="0" wp14:anchorId="16CE5F39" wp14:editId="0627C77B">
            <wp:extent cx="5715000" cy="3527777"/>
            <wp:effectExtent l="0" t="0" r="0" b="0"/>
            <wp:docPr id="19" name="Picture" descr="Figure 19:  Dissolved organic carbon concentrations across the Leech watershed over sixteen months (367 sample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ubbasin_boxplots.png"/>
                    <pic:cNvPicPr>
                      <a:picLocks noChangeAspect="1" noChangeArrowheads="1"/>
                    </pic:cNvPicPr>
                  </pic:nvPicPr>
                  <pic:blipFill>
                    <a:blip r:embed="rId30"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3B1DC645" w14:textId="77777777" w:rsidR="00B86FD2" w:rsidRDefault="00972F25">
      <w:r>
        <w:t xml:space="preserve">Figure 19:  </w:t>
      </w:r>
      <w:r>
        <w:rPr>
          <w:i/>
        </w:rPr>
        <w:t>Dissolved organic carbon concentrations across the Leech watershed over sixteen months (367 samples).</w:t>
      </w:r>
    </w:p>
    <w:p w14:paraId="004C22BB" w14:textId="77777777" w:rsidR="00B86FD2" w:rsidRDefault="00972F25">
      <w:r>
        <w:lastRenderedPageBreak/>
        <w:t>The Leech River Tunnel site (</w:t>
      </w:r>
      <w:r>
        <w:rPr>
          <w:i/>
        </w:rPr>
        <w:t>‘Tunnel’</w:t>
      </w:r>
      <w:r>
        <w:t>) is the effective outlet of the water supply area, as the tunnel will act as the point of diversion in future inter-basin transfer. Each of the five monitored sub catchments are effectively integrated at the tunnel site. Table 10 summarizes the range and variability in DOC within each site and among all sites.</w:t>
      </w:r>
    </w:p>
    <w:p w14:paraId="03DD155D" w14:textId="77777777" w:rsidR="00B86FD2" w:rsidRDefault="00972F25">
      <w:r>
        <w:t> </w:t>
      </w:r>
    </w:p>
    <w:p w14:paraId="53893174" w14:textId="77777777" w:rsidR="00B86FD2" w:rsidRDefault="00972F25">
      <w:r>
        <w:t xml:space="preserve">Table 10: </w:t>
      </w:r>
      <w:r>
        <w:rPr>
          <w:i/>
        </w:rPr>
        <w:t>Summary of DOC samples collected across the LWSA sub-basins</w:t>
      </w:r>
    </w:p>
    <w:tbl>
      <w:tblPr>
        <w:tblW w:w="0" w:type="pct"/>
        <w:tblLook w:val="07E0" w:firstRow="1" w:lastRow="1" w:firstColumn="1" w:lastColumn="1" w:noHBand="1" w:noVBand="1"/>
        <w:tblCaption w:val="Table 10: Summary of DOC samples collected across the LWSA sub-basins"/>
      </w:tblPr>
      <w:tblGrid>
        <w:gridCol w:w="1289"/>
        <w:gridCol w:w="1297"/>
        <w:gridCol w:w="1001"/>
        <w:gridCol w:w="1025"/>
        <w:gridCol w:w="1095"/>
        <w:gridCol w:w="749"/>
        <w:gridCol w:w="737"/>
        <w:gridCol w:w="1017"/>
        <w:gridCol w:w="798"/>
      </w:tblGrid>
      <w:tr w:rsidR="00B86FD2" w:rsidRPr="00972F25" w14:paraId="16B8D6F3" w14:textId="77777777">
        <w:tc>
          <w:tcPr>
            <w:tcW w:w="0" w:type="auto"/>
            <w:tcBorders>
              <w:bottom w:val="single" w:sz="0" w:space="0" w:color="auto"/>
            </w:tcBorders>
            <w:vAlign w:val="bottom"/>
          </w:tcPr>
          <w:p w14:paraId="513B1ED8" w14:textId="77777777" w:rsidR="00B86FD2" w:rsidRPr="00972F25" w:rsidRDefault="00972F25">
            <w:pPr>
              <w:rPr>
                <w:sz w:val="22"/>
                <w:szCs w:val="22"/>
              </w:rPr>
            </w:pPr>
            <w:r w:rsidRPr="00972F25">
              <w:rPr>
                <w:sz w:val="22"/>
                <w:szCs w:val="22"/>
              </w:rPr>
              <w:t>Site</w:t>
            </w:r>
          </w:p>
        </w:tc>
        <w:tc>
          <w:tcPr>
            <w:tcW w:w="0" w:type="auto"/>
            <w:tcBorders>
              <w:bottom w:val="single" w:sz="0" w:space="0" w:color="auto"/>
            </w:tcBorders>
            <w:vAlign w:val="bottom"/>
          </w:tcPr>
          <w:p w14:paraId="641B2726" w14:textId="77777777" w:rsidR="00B86FD2" w:rsidRPr="00972F25" w:rsidRDefault="00972F25">
            <w:pPr>
              <w:rPr>
                <w:sz w:val="22"/>
                <w:szCs w:val="22"/>
              </w:rPr>
            </w:pPr>
            <w:r w:rsidRPr="00972F25">
              <w:rPr>
                <w:sz w:val="22"/>
                <w:szCs w:val="22"/>
              </w:rPr>
              <w:t>sub-basin type</w:t>
            </w:r>
          </w:p>
        </w:tc>
        <w:tc>
          <w:tcPr>
            <w:tcW w:w="0" w:type="auto"/>
            <w:tcBorders>
              <w:bottom w:val="single" w:sz="0" w:space="0" w:color="auto"/>
            </w:tcBorders>
            <w:vAlign w:val="bottom"/>
          </w:tcPr>
          <w:p w14:paraId="00B9BF1D" w14:textId="77777777" w:rsidR="00B86FD2" w:rsidRPr="00972F25" w:rsidRDefault="00972F25">
            <w:pPr>
              <w:jc w:val="right"/>
              <w:rPr>
                <w:sz w:val="22"/>
                <w:szCs w:val="22"/>
              </w:rPr>
            </w:pPr>
            <w:r w:rsidRPr="00972F25">
              <w:rPr>
                <w:sz w:val="22"/>
                <w:szCs w:val="22"/>
              </w:rPr>
              <w:t>sample count</w:t>
            </w:r>
          </w:p>
        </w:tc>
        <w:tc>
          <w:tcPr>
            <w:tcW w:w="0" w:type="auto"/>
            <w:tcBorders>
              <w:bottom w:val="single" w:sz="0" w:space="0" w:color="auto"/>
            </w:tcBorders>
            <w:vAlign w:val="bottom"/>
          </w:tcPr>
          <w:p w14:paraId="70E57AFF" w14:textId="77777777" w:rsidR="00B86FD2" w:rsidRPr="00972F25" w:rsidRDefault="00972F25">
            <w:pPr>
              <w:jc w:val="right"/>
              <w:rPr>
                <w:sz w:val="22"/>
                <w:szCs w:val="22"/>
              </w:rPr>
            </w:pPr>
            <w:r w:rsidRPr="00972F25">
              <w:rPr>
                <w:sz w:val="22"/>
                <w:szCs w:val="22"/>
              </w:rPr>
              <w:t>mean DOC (mg/L)</w:t>
            </w:r>
          </w:p>
        </w:tc>
        <w:tc>
          <w:tcPr>
            <w:tcW w:w="0" w:type="auto"/>
            <w:tcBorders>
              <w:bottom w:val="single" w:sz="0" w:space="0" w:color="auto"/>
            </w:tcBorders>
            <w:vAlign w:val="bottom"/>
          </w:tcPr>
          <w:p w14:paraId="2EAC8312" w14:textId="77777777" w:rsidR="00B86FD2" w:rsidRPr="00972F25" w:rsidRDefault="00972F25">
            <w:pPr>
              <w:jc w:val="right"/>
              <w:rPr>
                <w:sz w:val="22"/>
                <w:szCs w:val="22"/>
              </w:rPr>
            </w:pPr>
            <w:proofErr w:type="spellStart"/>
            <w:r w:rsidRPr="00972F25">
              <w:rPr>
                <w:sz w:val="22"/>
                <w:szCs w:val="22"/>
              </w:rPr>
              <w:t>std.dev</w:t>
            </w:r>
            <w:proofErr w:type="spellEnd"/>
            <w:r w:rsidRPr="00972F25">
              <w:rPr>
                <w:sz w:val="22"/>
                <w:szCs w:val="22"/>
              </w:rPr>
              <w:t>. (± mg/L)</w:t>
            </w:r>
          </w:p>
        </w:tc>
        <w:tc>
          <w:tcPr>
            <w:tcW w:w="0" w:type="auto"/>
            <w:tcBorders>
              <w:bottom w:val="single" w:sz="0" w:space="0" w:color="auto"/>
            </w:tcBorders>
            <w:vAlign w:val="bottom"/>
          </w:tcPr>
          <w:p w14:paraId="2B2D2747" w14:textId="77777777" w:rsidR="00B86FD2" w:rsidRPr="00972F25" w:rsidRDefault="00972F25">
            <w:pPr>
              <w:jc w:val="right"/>
              <w:rPr>
                <w:sz w:val="22"/>
                <w:szCs w:val="22"/>
              </w:rPr>
            </w:pPr>
            <w:r w:rsidRPr="00972F25">
              <w:rPr>
                <w:sz w:val="22"/>
                <w:szCs w:val="22"/>
              </w:rPr>
              <w:t>RSD (±%)</w:t>
            </w:r>
          </w:p>
        </w:tc>
        <w:tc>
          <w:tcPr>
            <w:tcW w:w="0" w:type="auto"/>
            <w:tcBorders>
              <w:bottom w:val="single" w:sz="0" w:space="0" w:color="auto"/>
            </w:tcBorders>
            <w:vAlign w:val="bottom"/>
          </w:tcPr>
          <w:p w14:paraId="7E488B2F" w14:textId="77777777" w:rsidR="00B86FD2" w:rsidRPr="00972F25" w:rsidRDefault="00972F25">
            <w:pPr>
              <w:jc w:val="right"/>
              <w:rPr>
                <w:sz w:val="22"/>
                <w:szCs w:val="22"/>
              </w:rPr>
            </w:pPr>
            <w:r w:rsidRPr="00972F25">
              <w:rPr>
                <w:sz w:val="22"/>
                <w:szCs w:val="22"/>
              </w:rPr>
              <w:t>min DOC</w:t>
            </w:r>
          </w:p>
        </w:tc>
        <w:tc>
          <w:tcPr>
            <w:tcW w:w="0" w:type="auto"/>
            <w:tcBorders>
              <w:bottom w:val="single" w:sz="0" w:space="0" w:color="auto"/>
            </w:tcBorders>
            <w:vAlign w:val="bottom"/>
          </w:tcPr>
          <w:p w14:paraId="40107359" w14:textId="77777777" w:rsidR="00B86FD2" w:rsidRPr="00972F25" w:rsidRDefault="00972F25">
            <w:pPr>
              <w:jc w:val="right"/>
              <w:rPr>
                <w:sz w:val="22"/>
                <w:szCs w:val="22"/>
              </w:rPr>
            </w:pPr>
            <w:r w:rsidRPr="00972F25">
              <w:rPr>
                <w:sz w:val="22"/>
                <w:szCs w:val="22"/>
              </w:rPr>
              <w:t>median DOC</w:t>
            </w:r>
          </w:p>
        </w:tc>
        <w:tc>
          <w:tcPr>
            <w:tcW w:w="0" w:type="auto"/>
            <w:tcBorders>
              <w:bottom w:val="single" w:sz="0" w:space="0" w:color="auto"/>
            </w:tcBorders>
            <w:vAlign w:val="bottom"/>
          </w:tcPr>
          <w:p w14:paraId="5225FF1D" w14:textId="77777777" w:rsidR="00B86FD2" w:rsidRPr="00972F25" w:rsidRDefault="00972F25">
            <w:pPr>
              <w:jc w:val="right"/>
              <w:rPr>
                <w:sz w:val="22"/>
                <w:szCs w:val="22"/>
              </w:rPr>
            </w:pPr>
            <w:r w:rsidRPr="00972F25">
              <w:rPr>
                <w:sz w:val="22"/>
                <w:szCs w:val="22"/>
              </w:rPr>
              <w:t>max DOC</w:t>
            </w:r>
          </w:p>
        </w:tc>
      </w:tr>
      <w:tr w:rsidR="00B86FD2" w:rsidRPr="00972F25" w14:paraId="332623A8" w14:textId="77777777">
        <w:tc>
          <w:tcPr>
            <w:tcW w:w="0" w:type="auto"/>
          </w:tcPr>
          <w:p w14:paraId="4C1AF2D5" w14:textId="77777777" w:rsidR="00B86FD2" w:rsidRPr="00972F25" w:rsidRDefault="00972F25">
            <w:pPr>
              <w:rPr>
                <w:sz w:val="22"/>
                <w:szCs w:val="22"/>
              </w:rPr>
            </w:pPr>
            <w:r w:rsidRPr="00972F25">
              <w:rPr>
                <w:sz w:val="22"/>
                <w:szCs w:val="22"/>
              </w:rPr>
              <w:t>Weeks</w:t>
            </w:r>
          </w:p>
        </w:tc>
        <w:tc>
          <w:tcPr>
            <w:tcW w:w="0" w:type="auto"/>
          </w:tcPr>
          <w:p w14:paraId="40E2A4F4" w14:textId="77777777" w:rsidR="00B86FD2" w:rsidRPr="00972F25" w:rsidRDefault="00972F25">
            <w:pPr>
              <w:rPr>
                <w:sz w:val="22"/>
                <w:szCs w:val="22"/>
              </w:rPr>
            </w:pPr>
            <w:r w:rsidRPr="00972F25">
              <w:rPr>
                <w:sz w:val="22"/>
                <w:szCs w:val="22"/>
              </w:rPr>
              <w:t>headwater</w:t>
            </w:r>
          </w:p>
        </w:tc>
        <w:tc>
          <w:tcPr>
            <w:tcW w:w="0" w:type="auto"/>
          </w:tcPr>
          <w:p w14:paraId="51DEFABC" w14:textId="77777777" w:rsidR="00B86FD2" w:rsidRPr="00972F25" w:rsidRDefault="00972F25">
            <w:pPr>
              <w:jc w:val="right"/>
              <w:rPr>
                <w:sz w:val="22"/>
                <w:szCs w:val="22"/>
              </w:rPr>
            </w:pPr>
            <w:r w:rsidRPr="00972F25">
              <w:rPr>
                <w:sz w:val="22"/>
                <w:szCs w:val="22"/>
              </w:rPr>
              <w:t>56</w:t>
            </w:r>
          </w:p>
        </w:tc>
        <w:tc>
          <w:tcPr>
            <w:tcW w:w="0" w:type="auto"/>
          </w:tcPr>
          <w:p w14:paraId="7245CCD2" w14:textId="77777777" w:rsidR="00B86FD2" w:rsidRPr="00972F25" w:rsidRDefault="00972F25">
            <w:pPr>
              <w:jc w:val="right"/>
              <w:rPr>
                <w:sz w:val="22"/>
                <w:szCs w:val="22"/>
              </w:rPr>
            </w:pPr>
            <w:r w:rsidRPr="00972F25">
              <w:rPr>
                <w:sz w:val="22"/>
                <w:szCs w:val="22"/>
              </w:rPr>
              <w:t>9.9</w:t>
            </w:r>
          </w:p>
        </w:tc>
        <w:tc>
          <w:tcPr>
            <w:tcW w:w="0" w:type="auto"/>
          </w:tcPr>
          <w:p w14:paraId="7ACF7BE9" w14:textId="77777777" w:rsidR="00B86FD2" w:rsidRPr="00972F25" w:rsidRDefault="00972F25">
            <w:pPr>
              <w:jc w:val="right"/>
              <w:rPr>
                <w:sz w:val="22"/>
                <w:szCs w:val="22"/>
              </w:rPr>
            </w:pPr>
            <w:r w:rsidRPr="00972F25">
              <w:rPr>
                <w:sz w:val="22"/>
                <w:szCs w:val="22"/>
              </w:rPr>
              <w:t>3.6</w:t>
            </w:r>
          </w:p>
        </w:tc>
        <w:tc>
          <w:tcPr>
            <w:tcW w:w="0" w:type="auto"/>
          </w:tcPr>
          <w:p w14:paraId="04D1A1F1" w14:textId="77777777" w:rsidR="00B86FD2" w:rsidRPr="00972F25" w:rsidRDefault="00972F25">
            <w:pPr>
              <w:jc w:val="right"/>
              <w:rPr>
                <w:sz w:val="22"/>
                <w:szCs w:val="22"/>
              </w:rPr>
            </w:pPr>
            <w:r w:rsidRPr="00972F25">
              <w:rPr>
                <w:sz w:val="22"/>
                <w:szCs w:val="22"/>
              </w:rPr>
              <w:t>36</w:t>
            </w:r>
          </w:p>
        </w:tc>
        <w:tc>
          <w:tcPr>
            <w:tcW w:w="0" w:type="auto"/>
          </w:tcPr>
          <w:p w14:paraId="793E5D9C" w14:textId="77777777" w:rsidR="00B86FD2" w:rsidRPr="00972F25" w:rsidRDefault="00972F25">
            <w:pPr>
              <w:jc w:val="right"/>
              <w:rPr>
                <w:sz w:val="22"/>
                <w:szCs w:val="22"/>
              </w:rPr>
            </w:pPr>
            <w:r w:rsidRPr="00972F25">
              <w:rPr>
                <w:sz w:val="22"/>
                <w:szCs w:val="22"/>
              </w:rPr>
              <w:t>3.78</w:t>
            </w:r>
          </w:p>
        </w:tc>
        <w:tc>
          <w:tcPr>
            <w:tcW w:w="0" w:type="auto"/>
          </w:tcPr>
          <w:p w14:paraId="689A1950" w14:textId="77777777" w:rsidR="00B86FD2" w:rsidRPr="00972F25" w:rsidRDefault="00972F25">
            <w:pPr>
              <w:jc w:val="right"/>
              <w:rPr>
                <w:sz w:val="22"/>
                <w:szCs w:val="22"/>
              </w:rPr>
            </w:pPr>
            <w:r w:rsidRPr="00972F25">
              <w:rPr>
                <w:sz w:val="22"/>
                <w:szCs w:val="22"/>
              </w:rPr>
              <w:t>9.44</w:t>
            </w:r>
          </w:p>
        </w:tc>
        <w:tc>
          <w:tcPr>
            <w:tcW w:w="0" w:type="auto"/>
          </w:tcPr>
          <w:p w14:paraId="7ACA04C6" w14:textId="77777777" w:rsidR="00B86FD2" w:rsidRPr="00972F25" w:rsidRDefault="00972F25">
            <w:pPr>
              <w:jc w:val="right"/>
              <w:rPr>
                <w:sz w:val="22"/>
                <w:szCs w:val="22"/>
              </w:rPr>
            </w:pPr>
            <w:r w:rsidRPr="00972F25">
              <w:rPr>
                <w:sz w:val="22"/>
                <w:szCs w:val="22"/>
              </w:rPr>
              <w:t>19.07</w:t>
            </w:r>
          </w:p>
        </w:tc>
      </w:tr>
      <w:tr w:rsidR="00B86FD2" w:rsidRPr="00972F25" w14:paraId="641BAF05" w14:textId="77777777">
        <w:tc>
          <w:tcPr>
            <w:tcW w:w="0" w:type="auto"/>
          </w:tcPr>
          <w:p w14:paraId="5932A418" w14:textId="77777777" w:rsidR="00B86FD2" w:rsidRPr="00972F25" w:rsidRDefault="00972F25">
            <w:pPr>
              <w:rPr>
                <w:sz w:val="22"/>
                <w:szCs w:val="22"/>
              </w:rPr>
            </w:pPr>
            <w:proofErr w:type="spellStart"/>
            <w:r w:rsidRPr="00972F25">
              <w:rPr>
                <w:sz w:val="22"/>
                <w:szCs w:val="22"/>
              </w:rPr>
              <w:t>ChrisCrk</w:t>
            </w:r>
            <w:proofErr w:type="spellEnd"/>
          </w:p>
        </w:tc>
        <w:tc>
          <w:tcPr>
            <w:tcW w:w="0" w:type="auto"/>
          </w:tcPr>
          <w:p w14:paraId="06CE122D" w14:textId="77777777" w:rsidR="00B86FD2" w:rsidRPr="00972F25" w:rsidRDefault="00972F25">
            <w:pPr>
              <w:rPr>
                <w:sz w:val="22"/>
                <w:szCs w:val="22"/>
              </w:rPr>
            </w:pPr>
            <w:r w:rsidRPr="00972F25">
              <w:rPr>
                <w:sz w:val="22"/>
                <w:szCs w:val="22"/>
              </w:rPr>
              <w:t>headwater</w:t>
            </w:r>
          </w:p>
        </w:tc>
        <w:tc>
          <w:tcPr>
            <w:tcW w:w="0" w:type="auto"/>
          </w:tcPr>
          <w:p w14:paraId="2A9BF994" w14:textId="77777777" w:rsidR="00B86FD2" w:rsidRPr="00972F25" w:rsidRDefault="00972F25">
            <w:pPr>
              <w:jc w:val="right"/>
              <w:rPr>
                <w:sz w:val="22"/>
                <w:szCs w:val="22"/>
              </w:rPr>
            </w:pPr>
            <w:r w:rsidRPr="00972F25">
              <w:rPr>
                <w:sz w:val="22"/>
                <w:szCs w:val="22"/>
              </w:rPr>
              <w:t>49</w:t>
            </w:r>
          </w:p>
        </w:tc>
        <w:tc>
          <w:tcPr>
            <w:tcW w:w="0" w:type="auto"/>
          </w:tcPr>
          <w:p w14:paraId="3CC26334" w14:textId="77777777" w:rsidR="00B86FD2" w:rsidRPr="00972F25" w:rsidRDefault="00972F25">
            <w:pPr>
              <w:jc w:val="right"/>
              <w:rPr>
                <w:sz w:val="22"/>
                <w:szCs w:val="22"/>
              </w:rPr>
            </w:pPr>
            <w:r w:rsidRPr="00972F25">
              <w:rPr>
                <w:sz w:val="22"/>
                <w:szCs w:val="22"/>
              </w:rPr>
              <w:t>4.9</w:t>
            </w:r>
          </w:p>
        </w:tc>
        <w:tc>
          <w:tcPr>
            <w:tcW w:w="0" w:type="auto"/>
          </w:tcPr>
          <w:p w14:paraId="0864A3D3" w14:textId="77777777" w:rsidR="00B86FD2" w:rsidRPr="00972F25" w:rsidRDefault="00972F25">
            <w:pPr>
              <w:jc w:val="right"/>
              <w:rPr>
                <w:sz w:val="22"/>
                <w:szCs w:val="22"/>
              </w:rPr>
            </w:pPr>
            <w:r w:rsidRPr="00972F25">
              <w:rPr>
                <w:sz w:val="22"/>
                <w:szCs w:val="22"/>
              </w:rPr>
              <w:t>2.0</w:t>
            </w:r>
          </w:p>
        </w:tc>
        <w:tc>
          <w:tcPr>
            <w:tcW w:w="0" w:type="auto"/>
          </w:tcPr>
          <w:p w14:paraId="17ED98A4" w14:textId="77777777" w:rsidR="00B86FD2" w:rsidRPr="00972F25" w:rsidRDefault="00972F25">
            <w:pPr>
              <w:jc w:val="right"/>
              <w:rPr>
                <w:sz w:val="22"/>
                <w:szCs w:val="22"/>
              </w:rPr>
            </w:pPr>
            <w:r w:rsidRPr="00972F25">
              <w:rPr>
                <w:sz w:val="22"/>
                <w:szCs w:val="22"/>
              </w:rPr>
              <w:t>41</w:t>
            </w:r>
          </w:p>
        </w:tc>
        <w:tc>
          <w:tcPr>
            <w:tcW w:w="0" w:type="auto"/>
          </w:tcPr>
          <w:p w14:paraId="11058DE5" w14:textId="77777777" w:rsidR="00B86FD2" w:rsidRPr="00972F25" w:rsidRDefault="00972F25">
            <w:pPr>
              <w:jc w:val="right"/>
              <w:rPr>
                <w:sz w:val="22"/>
                <w:szCs w:val="22"/>
              </w:rPr>
            </w:pPr>
            <w:r w:rsidRPr="00972F25">
              <w:rPr>
                <w:sz w:val="22"/>
                <w:szCs w:val="22"/>
              </w:rPr>
              <w:t>1.84</w:t>
            </w:r>
          </w:p>
        </w:tc>
        <w:tc>
          <w:tcPr>
            <w:tcW w:w="0" w:type="auto"/>
          </w:tcPr>
          <w:p w14:paraId="1D213427" w14:textId="77777777" w:rsidR="00B86FD2" w:rsidRPr="00972F25" w:rsidRDefault="00972F25">
            <w:pPr>
              <w:jc w:val="right"/>
              <w:rPr>
                <w:sz w:val="22"/>
                <w:szCs w:val="22"/>
              </w:rPr>
            </w:pPr>
            <w:r w:rsidRPr="00972F25">
              <w:rPr>
                <w:sz w:val="22"/>
                <w:szCs w:val="22"/>
              </w:rPr>
              <w:t>4.74</w:t>
            </w:r>
          </w:p>
        </w:tc>
        <w:tc>
          <w:tcPr>
            <w:tcW w:w="0" w:type="auto"/>
          </w:tcPr>
          <w:p w14:paraId="1DDA8B38" w14:textId="77777777" w:rsidR="00B86FD2" w:rsidRPr="00972F25" w:rsidRDefault="00972F25">
            <w:pPr>
              <w:jc w:val="right"/>
              <w:rPr>
                <w:sz w:val="22"/>
                <w:szCs w:val="22"/>
              </w:rPr>
            </w:pPr>
            <w:r w:rsidRPr="00972F25">
              <w:rPr>
                <w:sz w:val="22"/>
                <w:szCs w:val="22"/>
              </w:rPr>
              <w:t>9.16</w:t>
            </w:r>
          </w:p>
        </w:tc>
      </w:tr>
      <w:tr w:rsidR="00B86FD2" w:rsidRPr="00972F25" w14:paraId="3C96C9F4" w14:textId="77777777">
        <w:tc>
          <w:tcPr>
            <w:tcW w:w="0" w:type="auto"/>
          </w:tcPr>
          <w:p w14:paraId="15163E31" w14:textId="77777777" w:rsidR="00B86FD2" w:rsidRPr="00972F25" w:rsidRDefault="00972F25">
            <w:pPr>
              <w:rPr>
                <w:sz w:val="22"/>
                <w:szCs w:val="22"/>
              </w:rPr>
            </w:pPr>
            <w:proofErr w:type="spellStart"/>
            <w:r w:rsidRPr="00972F25">
              <w:rPr>
                <w:sz w:val="22"/>
                <w:szCs w:val="22"/>
              </w:rPr>
              <w:t>LeechHead</w:t>
            </w:r>
            <w:proofErr w:type="spellEnd"/>
          </w:p>
        </w:tc>
        <w:tc>
          <w:tcPr>
            <w:tcW w:w="0" w:type="auto"/>
          </w:tcPr>
          <w:p w14:paraId="115C9C72" w14:textId="77777777" w:rsidR="00B86FD2" w:rsidRPr="00972F25" w:rsidRDefault="00972F25">
            <w:pPr>
              <w:rPr>
                <w:sz w:val="22"/>
                <w:szCs w:val="22"/>
              </w:rPr>
            </w:pPr>
            <w:r w:rsidRPr="00972F25">
              <w:rPr>
                <w:sz w:val="22"/>
                <w:szCs w:val="22"/>
              </w:rPr>
              <w:t>headwater</w:t>
            </w:r>
          </w:p>
        </w:tc>
        <w:tc>
          <w:tcPr>
            <w:tcW w:w="0" w:type="auto"/>
          </w:tcPr>
          <w:p w14:paraId="28EA6F32" w14:textId="77777777" w:rsidR="00B86FD2" w:rsidRPr="00972F25" w:rsidRDefault="00972F25">
            <w:pPr>
              <w:jc w:val="right"/>
              <w:rPr>
                <w:sz w:val="22"/>
                <w:szCs w:val="22"/>
              </w:rPr>
            </w:pPr>
            <w:r w:rsidRPr="00972F25">
              <w:rPr>
                <w:sz w:val="22"/>
                <w:szCs w:val="22"/>
              </w:rPr>
              <w:t>52</w:t>
            </w:r>
          </w:p>
        </w:tc>
        <w:tc>
          <w:tcPr>
            <w:tcW w:w="0" w:type="auto"/>
          </w:tcPr>
          <w:p w14:paraId="44B8AA54" w14:textId="77777777" w:rsidR="00B86FD2" w:rsidRPr="00972F25" w:rsidRDefault="00972F25">
            <w:pPr>
              <w:jc w:val="right"/>
              <w:rPr>
                <w:sz w:val="22"/>
                <w:szCs w:val="22"/>
              </w:rPr>
            </w:pPr>
            <w:r w:rsidRPr="00972F25">
              <w:rPr>
                <w:sz w:val="22"/>
                <w:szCs w:val="22"/>
              </w:rPr>
              <w:t>7.1</w:t>
            </w:r>
          </w:p>
        </w:tc>
        <w:tc>
          <w:tcPr>
            <w:tcW w:w="0" w:type="auto"/>
          </w:tcPr>
          <w:p w14:paraId="7B6B3832" w14:textId="77777777" w:rsidR="00B86FD2" w:rsidRPr="00972F25" w:rsidRDefault="00972F25">
            <w:pPr>
              <w:jc w:val="right"/>
              <w:rPr>
                <w:sz w:val="22"/>
                <w:szCs w:val="22"/>
              </w:rPr>
            </w:pPr>
            <w:r w:rsidRPr="00972F25">
              <w:rPr>
                <w:sz w:val="22"/>
                <w:szCs w:val="22"/>
              </w:rPr>
              <w:t>1.7</w:t>
            </w:r>
          </w:p>
        </w:tc>
        <w:tc>
          <w:tcPr>
            <w:tcW w:w="0" w:type="auto"/>
          </w:tcPr>
          <w:p w14:paraId="5B57D4A4" w14:textId="77777777" w:rsidR="00B86FD2" w:rsidRPr="00972F25" w:rsidRDefault="00972F25">
            <w:pPr>
              <w:jc w:val="right"/>
              <w:rPr>
                <w:sz w:val="22"/>
                <w:szCs w:val="22"/>
              </w:rPr>
            </w:pPr>
            <w:r w:rsidRPr="00972F25">
              <w:rPr>
                <w:sz w:val="22"/>
                <w:szCs w:val="22"/>
              </w:rPr>
              <w:t>24</w:t>
            </w:r>
          </w:p>
        </w:tc>
        <w:tc>
          <w:tcPr>
            <w:tcW w:w="0" w:type="auto"/>
          </w:tcPr>
          <w:p w14:paraId="538588CB" w14:textId="77777777" w:rsidR="00B86FD2" w:rsidRPr="00972F25" w:rsidRDefault="00972F25">
            <w:pPr>
              <w:jc w:val="right"/>
              <w:rPr>
                <w:sz w:val="22"/>
                <w:szCs w:val="22"/>
              </w:rPr>
            </w:pPr>
            <w:r w:rsidRPr="00972F25">
              <w:rPr>
                <w:sz w:val="22"/>
                <w:szCs w:val="22"/>
              </w:rPr>
              <w:t>3.95</w:t>
            </w:r>
          </w:p>
        </w:tc>
        <w:tc>
          <w:tcPr>
            <w:tcW w:w="0" w:type="auto"/>
          </w:tcPr>
          <w:p w14:paraId="44DDBF31" w14:textId="77777777" w:rsidR="00B86FD2" w:rsidRPr="00972F25" w:rsidRDefault="00972F25">
            <w:pPr>
              <w:jc w:val="right"/>
              <w:rPr>
                <w:sz w:val="22"/>
                <w:szCs w:val="22"/>
              </w:rPr>
            </w:pPr>
            <w:r w:rsidRPr="00972F25">
              <w:rPr>
                <w:sz w:val="22"/>
                <w:szCs w:val="22"/>
              </w:rPr>
              <w:t>6.85</w:t>
            </w:r>
          </w:p>
        </w:tc>
        <w:tc>
          <w:tcPr>
            <w:tcW w:w="0" w:type="auto"/>
          </w:tcPr>
          <w:p w14:paraId="09FCA6C7" w14:textId="77777777" w:rsidR="00B86FD2" w:rsidRPr="00972F25" w:rsidRDefault="00972F25">
            <w:pPr>
              <w:jc w:val="right"/>
              <w:rPr>
                <w:sz w:val="22"/>
                <w:szCs w:val="22"/>
              </w:rPr>
            </w:pPr>
            <w:r w:rsidRPr="00972F25">
              <w:rPr>
                <w:sz w:val="22"/>
                <w:szCs w:val="22"/>
              </w:rPr>
              <w:t>11.64</w:t>
            </w:r>
          </w:p>
        </w:tc>
      </w:tr>
      <w:tr w:rsidR="00B86FD2" w:rsidRPr="00972F25" w14:paraId="0FBA19E7" w14:textId="77777777">
        <w:tc>
          <w:tcPr>
            <w:tcW w:w="0" w:type="auto"/>
          </w:tcPr>
          <w:p w14:paraId="7FCE6F2D" w14:textId="77777777" w:rsidR="00B86FD2" w:rsidRPr="00972F25" w:rsidRDefault="00972F25">
            <w:pPr>
              <w:rPr>
                <w:sz w:val="22"/>
                <w:szCs w:val="22"/>
              </w:rPr>
            </w:pPr>
            <w:proofErr w:type="spellStart"/>
            <w:r w:rsidRPr="00972F25">
              <w:rPr>
                <w:sz w:val="22"/>
                <w:szCs w:val="22"/>
              </w:rPr>
              <w:t>CraggCrk</w:t>
            </w:r>
            <w:proofErr w:type="spellEnd"/>
          </w:p>
        </w:tc>
        <w:tc>
          <w:tcPr>
            <w:tcW w:w="0" w:type="auto"/>
          </w:tcPr>
          <w:p w14:paraId="2D8C13E0" w14:textId="77777777" w:rsidR="00B86FD2" w:rsidRPr="00972F25" w:rsidRDefault="00972F25">
            <w:pPr>
              <w:rPr>
                <w:sz w:val="22"/>
                <w:szCs w:val="22"/>
              </w:rPr>
            </w:pPr>
            <w:r w:rsidRPr="00972F25">
              <w:rPr>
                <w:sz w:val="22"/>
                <w:szCs w:val="22"/>
              </w:rPr>
              <w:t>mainstem</w:t>
            </w:r>
          </w:p>
        </w:tc>
        <w:tc>
          <w:tcPr>
            <w:tcW w:w="0" w:type="auto"/>
          </w:tcPr>
          <w:p w14:paraId="71E33C08" w14:textId="77777777" w:rsidR="00B86FD2" w:rsidRPr="00972F25" w:rsidRDefault="00972F25">
            <w:pPr>
              <w:jc w:val="right"/>
              <w:rPr>
                <w:sz w:val="22"/>
                <w:szCs w:val="22"/>
              </w:rPr>
            </w:pPr>
            <w:r w:rsidRPr="00972F25">
              <w:rPr>
                <w:sz w:val="22"/>
                <w:szCs w:val="22"/>
              </w:rPr>
              <w:t>69</w:t>
            </w:r>
          </w:p>
        </w:tc>
        <w:tc>
          <w:tcPr>
            <w:tcW w:w="0" w:type="auto"/>
          </w:tcPr>
          <w:p w14:paraId="3582FFEF" w14:textId="77777777" w:rsidR="00B86FD2" w:rsidRPr="00972F25" w:rsidRDefault="00972F25">
            <w:pPr>
              <w:jc w:val="right"/>
              <w:rPr>
                <w:sz w:val="22"/>
                <w:szCs w:val="22"/>
              </w:rPr>
            </w:pPr>
            <w:r w:rsidRPr="00972F25">
              <w:rPr>
                <w:sz w:val="22"/>
                <w:szCs w:val="22"/>
              </w:rPr>
              <w:t>4.7</w:t>
            </w:r>
          </w:p>
        </w:tc>
        <w:tc>
          <w:tcPr>
            <w:tcW w:w="0" w:type="auto"/>
          </w:tcPr>
          <w:p w14:paraId="7DA14591" w14:textId="77777777" w:rsidR="00B86FD2" w:rsidRPr="00972F25" w:rsidRDefault="00972F25">
            <w:pPr>
              <w:jc w:val="right"/>
              <w:rPr>
                <w:sz w:val="22"/>
                <w:szCs w:val="22"/>
              </w:rPr>
            </w:pPr>
            <w:r w:rsidRPr="00972F25">
              <w:rPr>
                <w:sz w:val="22"/>
                <w:szCs w:val="22"/>
              </w:rPr>
              <w:t>1.5</w:t>
            </w:r>
          </w:p>
        </w:tc>
        <w:tc>
          <w:tcPr>
            <w:tcW w:w="0" w:type="auto"/>
          </w:tcPr>
          <w:p w14:paraId="2EF6D266" w14:textId="77777777" w:rsidR="00B86FD2" w:rsidRPr="00972F25" w:rsidRDefault="00972F25">
            <w:pPr>
              <w:jc w:val="right"/>
              <w:rPr>
                <w:sz w:val="22"/>
                <w:szCs w:val="22"/>
              </w:rPr>
            </w:pPr>
            <w:r w:rsidRPr="00972F25">
              <w:rPr>
                <w:sz w:val="22"/>
                <w:szCs w:val="22"/>
              </w:rPr>
              <w:t>31</w:t>
            </w:r>
          </w:p>
        </w:tc>
        <w:tc>
          <w:tcPr>
            <w:tcW w:w="0" w:type="auto"/>
          </w:tcPr>
          <w:p w14:paraId="4DF25D4F" w14:textId="77777777" w:rsidR="00B86FD2" w:rsidRPr="00972F25" w:rsidRDefault="00972F25">
            <w:pPr>
              <w:jc w:val="right"/>
              <w:rPr>
                <w:sz w:val="22"/>
                <w:szCs w:val="22"/>
              </w:rPr>
            </w:pPr>
            <w:r w:rsidRPr="00972F25">
              <w:rPr>
                <w:sz w:val="22"/>
                <w:szCs w:val="22"/>
              </w:rPr>
              <w:t>1.79</w:t>
            </w:r>
          </w:p>
        </w:tc>
        <w:tc>
          <w:tcPr>
            <w:tcW w:w="0" w:type="auto"/>
          </w:tcPr>
          <w:p w14:paraId="65F279C3" w14:textId="77777777" w:rsidR="00B86FD2" w:rsidRPr="00972F25" w:rsidRDefault="00972F25">
            <w:pPr>
              <w:jc w:val="right"/>
              <w:rPr>
                <w:sz w:val="22"/>
                <w:szCs w:val="22"/>
              </w:rPr>
            </w:pPr>
            <w:r w:rsidRPr="00972F25">
              <w:rPr>
                <w:sz w:val="22"/>
                <w:szCs w:val="22"/>
              </w:rPr>
              <w:t>4.45</w:t>
            </w:r>
          </w:p>
        </w:tc>
        <w:tc>
          <w:tcPr>
            <w:tcW w:w="0" w:type="auto"/>
          </w:tcPr>
          <w:p w14:paraId="2236146B" w14:textId="77777777" w:rsidR="00B86FD2" w:rsidRPr="00972F25" w:rsidRDefault="00972F25">
            <w:pPr>
              <w:jc w:val="right"/>
              <w:rPr>
                <w:sz w:val="22"/>
                <w:szCs w:val="22"/>
              </w:rPr>
            </w:pPr>
            <w:r w:rsidRPr="00972F25">
              <w:rPr>
                <w:sz w:val="22"/>
                <w:szCs w:val="22"/>
              </w:rPr>
              <w:t>8.22</w:t>
            </w:r>
          </w:p>
        </w:tc>
      </w:tr>
      <w:tr w:rsidR="00B86FD2" w:rsidRPr="00972F25" w14:paraId="7F9EDEC7" w14:textId="77777777">
        <w:tc>
          <w:tcPr>
            <w:tcW w:w="0" w:type="auto"/>
          </w:tcPr>
          <w:p w14:paraId="71805BE7" w14:textId="77777777" w:rsidR="00B86FD2" w:rsidRPr="00972F25" w:rsidRDefault="00972F25">
            <w:pPr>
              <w:rPr>
                <w:sz w:val="22"/>
                <w:szCs w:val="22"/>
              </w:rPr>
            </w:pPr>
            <w:proofErr w:type="spellStart"/>
            <w:r w:rsidRPr="00972F25">
              <w:rPr>
                <w:sz w:val="22"/>
                <w:szCs w:val="22"/>
              </w:rPr>
              <w:t>WestLeech</w:t>
            </w:r>
            <w:proofErr w:type="spellEnd"/>
          </w:p>
        </w:tc>
        <w:tc>
          <w:tcPr>
            <w:tcW w:w="0" w:type="auto"/>
          </w:tcPr>
          <w:p w14:paraId="64529478" w14:textId="77777777" w:rsidR="00B86FD2" w:rsidRPr="00972F25" w:rsidRDefault="00972F25">
            <w:pPr>
              <w:rPr>
                <w:sz w:val="22"/>
                <w:szCs w:val="22"/>
              </w:rPr>
            </w:pPr>
            <w:r w:rsidRPr="00972F25">
              <w:rPr>
                <w:sz w:val="22"/>
                <w:szCs w:val="22"/>
              </w:rPr>
              <w:t>mainstem</w:t>
            </w:r>
          </w:p>
        </w:tc>
        <w:tc>
          <w:tcPr>
            <w:tcW w:w="0" w:type="auto"/>
          </w:tcPr>
          <w:p w14:paraId="4F169AA2" w14:textId="77777777" w:rsidR="00B86FD2" w:rsidRPr="00972F25" w:rsidRDefault="00972F25">
            <w:pPr>
              <w:jc w:val="right"/>
              <w:rPr>
                <w:sz w:val="22"/>
                <w:szCs w:val="22"/>
              </w:rPr>
            </w:pPr>
            <w:r w:rsidRPr="00972F25">
              <w:rPr>
                <w:sz w:val="22"/>
                <w:szCs w:val="22"/>
              </w:rPr>
              <w:t>67</w:t>
            </w:r>
          </w:p>
        </w:tc>
        <w:tc>
          <w:tcPr>
            <w:tcW w:w="0" w:type="auto"/>
          </w:tcPr>
          <w:p w14:paraId="313706EE" w14:textId="77777777" w:rsidR="00B86FD2" w:rsidRPr="00972F25" w:rsidRDefault="00972F25">
            <w:pPr>
              <w:jc w:val="right"/>
              <w:rPr>
                <w:sz w:val="22"/>
                <w:szCs w:val="22"/>
              </w:rPr>
            </w:pPr>
            <w:r w:rsidRPr="00972F25">
              <w:rPr>
                <w:sz w:val="22"/>
                <w:szCs w:val="22"/>
              </w:rPr>
              <w:t>5.6</w:t>
            </w:r>
          </w:p>
        </w:tc>
        <w:tc>
          <w:tcPr>
            <w:tcW w:w="0" w:type="auto"/>
          </w:tcPr>
          <w:p w14:paraId="27119647" w14:textId="77777777" w:rsidR="00B86FD2" w:rsidRPr="00972F25" w:rsidRDefault="00972F25">
            <w:pPr>
              <w:jc w:val="right"/>
              <w:rPr>
                <w:sz w:val="22"/>
                <w:szCs w:val="22"/>
              </w:rPr>
            </w:pPr>
            <w:r w:rsidRPr="00972F25">
              <w:rPr>
                <w:sz w:val="22"/>
                <w:szCs w:val="22"/>
              </w:rPr>
              <w:t>2.3</w:t>
            </w:r>
          </w:p>
        </w:tc>
        <w:tc>
          <w:tcPr>
            <w:tcW w:w="0" w:type="auto"/>
          </w:tcPr>
          <w:p w14:paraId="68BEF603" w14:textId="77777777" w:rsidR="00B86FD2" w:rsidRPr="00972F25" w:rsidRDefault="00972F25">
            <w:pPr>
              <w:jc w:val="right"/>
              <w:rPr>
                <w:sz w:val="22"/>
                <w:szCs w:val="22"/>
              </w:rPr>
            </w:pPr>
            <w:r w:rsidRPr="00972F25">
              <w:rPr>
                <w:sz w:val="22"/>
                <w:szCs w:val="22"/>
              </w:rPr>
              <w:t>41</w:t>
            </w:r>
          </w:p>
        </w:tc>
        <w:tc>
          <w:tcPr>
            <w:tcW w:w="0" w:type="auto"/>
          </w:tcPr>
          <w:p w14:paraId="00F0B13A" w14:textId="77777777" w:rsidR="00B86FD2" w:rsidRPr="00972F25" w:rsidRDefault="00972F25">
            <w:pPr>
              <w:jc w:val="right"/>
              <w:rPr>
                <w:sz w:val="22"/>
                <w:szCs w:val="22"/>
              </w:rPr>
            </w:pPr>
            <w:r w:rsidRPr="00972F25">
              <w:rPr>
                <w:sz w:val="22"/>
                <w:szCs w:val="22"/>
              </w:rPr>
              <w:t>2.00</w:t>
            </w:r>
          </w:p>
        </w:tc>
        <w:tc>
          <w:tcPr>
            <w:tcW w:w="0" w:type="auto"/>
          </w:tcPr>
          <w:p w14:paraId="2CCBB345" w14:textId="77777777" w:rsidR="00B86FD2" w:rsidRPr="00972F25" w:rsidRDefault="00972F25">
            <w:pPr>
              <w:jc w:val="right"/>
              <w:rPr>
                <w:sz w:val="22"/>
                <w:szCs w:val="22"/>
              </w:rPr>
            </w:pPr>
            <w:r w:rsidRPr="00972F25">
              <w:rPr>
                <w:sz w:val="22"/>
                <w:szCs w:val="22"/>
              </w:rPr>
              <w:t>5.36</w:t>
            </w:r>
          </w:p>
        </w:tc>
        <w:tc>
          <w:tcPr>
            <w:tcW w:w="0" w:type="auto"/>
          </w:tcPr>
          <w:p w14:paraId="1DA9368F" w14:textId="77777777" w:rsidR="00B86FD2" w:rsidRPr="00972F25" w:rsidRDefault="00972F25">
            <w:pPr>
              <w:jc w:val="right"/>
              <w:rPr>
                <w:sz w:val="22"/>
                <w:szCs w:val="22"/>
              </w:rPr>
            </w:pPr>
            <w:r w:rsidRPr="00972F25">
              <w:rPr>
                <w:sz w:val="22"/>
                <w:szCs w:val="22"/>
              </w:rPr>
              <w:t>10.95</w:t>
            </w:r>
          </w:p>
        </w:tc>
      </w:tr>
      <w:tr w:rsidR="00B86FD2" w:rsidRPr="00972F25" w14:paraId="51628D9D" w14:textId="77777777">
        <w:tc>
          <w:tcPr>
            <w:tcW w:w="0" w:type="auto"/>
          </w:tcPr>
          <w:p w14:paraId="0CD58426" w14:textId="77777777" w:rsidR="00B86FD2" w:rsidRPr="00972F25" w:rsidRDefault="00972F25">
            <w:pPr>
              <w:rPr>
                <w:sz w:val="22"/>
                <w:szCs w:val="22"/>
              </w:rPr>
            </w:pPr>
            <w:r w:rsidRPr="00972F25">
              <w:rPr>
                <w:sz w:val="22"/>
                <w:szCs w:val="22"/>
              </w:rPr>
              <w:t>Tunnel</w:t>
            </w:r>
          </w:p>
        </w:tc>
        <w:tc>
          <w:tcPr>
            <w:tcW w:w="0" w:type="auto"/>
          </w:tcPr>
          <w:p w14:paraId="763B6DCF" w14:textId="77777777" w:rsidR="00B86FD2" w:rsidRPr="00972F25" w:rsidRDefault="00972F25">
            <w:pPr>
              <w:rPr>
                <w:sz w:val="22"/>
                <w:szCs w:val="22"/>
              </w:rPr>
            </w:pPr>
            <w:r w:rsidRPr="00972F25">
              <w:rPr>
                <w:sz w:val="22"/>
                <w:szCs w:val="22"/>
              </w:rPr>
              <w:t>outlet</w:t>
            </w:r>
          </w:p>
        </w:tc>
        <w:tc>
          <w:tcPr>
            <w:tcW w:w="0" w:type="auto"/>
          </w:tcPr>
          <w:p w14:paraId="60F08D64" w14:textId="77777777" w:rsidR="00B86FD2" w:rsidRPr="00972F25" w:rsidRDefault="00972F25">
            <w:pPr>
              <w:jc w:val="right"/>
              <w:rPr>
                <w:sz w:val="22"/>
                <w:szCs w:val="22"/>
              </w:rPr>
            </w:pPr>
            <w:r w:rsidRPr="00972F25">
              <w:rPr>
                <w:sz w:val="22"/>
                <w:szCs w:val="22"/>
              </w:rPr>
              <w:t>74</w:t>
            </w:r>
          </w:p>
        </w:tc>
        <w:tc>
          <w:tcPr>
            <w:tcW w:w="0" w:type="auto"/>
          </w:tcPr>
          <w:p w14:paraId="076D2473" w14:textId="77777777" w:rsidR="00B86FD2" w:rsidRPr="00972F25" w:rsidRDefault="00972F25">
            <w:pPr>
              <w:jc w:val="right"/>
              <w:rPr>
                <w:sz w:val="22"/>
                <w:szCs w:val="22"/>
              </w:rPr>
            </w:pPr>
            <w:r w:rsidRPr="00972F25">
              <w:rPr>
                <w:sz w:val="22"/>
                <w:szCs w:val="22"/>
              </w:rPr>
              <w:t>4.8</w:t>
            </w:r>
          </w:p>
        </w:tc>
        <w:tc>
          <w:tcPr>
            <w:tcW w:w="0" w:type="auto"/>
          </w:tcPr>
          <w:p w14:paraId="011C1192" w14:textId="77777777" w:rsidR="00B86FD2" w:rsidRPr="00972F25" w:rsidRDefault="00972F25">
            <w:pPr>
              <w:jc w:val="right"/>
              <w:rPr>
                <w:sz w:val="22"/>
                <w:szCs w:val="22"/>
              </w:rPr>
            </w:pPr>
            <w:r w:rsidRPr="00972F25">
              <w:rPr>
                <w:sz w:val="22"/>
                <w:szCs w:val="22"/>
              </w:rPr>
              <w:t>1.7</w:t>
            </w:r>
          </w:p>
        </w:tc>
        <w:tc>
          <w:tcPr>
            <w:tcW w:w="0" w:type="auto"/>
          </w:tcPr>
          <w:p w14:paraId="2CDAAD96" w14:textId="77777777" w:rsidR="00B86FD2" w:rsidRPr="00972F25" w:rsidRDefault="00972F25">
            <w:pPr>
              <w:jc w:val="right"/>
              <w:rPr>
                <w:sz w:val="22"/>
                <w:szCs w:val="22"/>
              </w:rPr>
            </w:pPr>
            <w:r w:rsidRPr="00972F25">
              <w:rPr>
                <w:sz w:val="22"/>
                <w:szCs w:val="22"/>
              </w:rPr>
              <w:t>36</w:t>
            </w:r>
          </w:p>
        </w:tc>
        <w:tc>
          <w:tcPr>
            <w:tcW w:w="0" w:type="auto"/>
          </w:tcPr>
          <w:p w14:paraId="5C421907" w14:textId="77777777" w:rsidR="00B86FD2" w:rsidRPr="00972F25" w:rsidRDefault="00972F25">
            <w:pPr>
              <w:jc w:val="right"/>
              <w:rPr>
                <w:sz w:val="22"/>
                <w:szCs w:val="22"/>
              </w:rPr>
            </w:pPr>
            <w:r w:rsidRPr="00972F25">
              <w:rPr>
                <w:sz w:val="22"/>
                <w:szCs w:val="22"/>
              </w:rPr>
              <w:t>1.65</w:t>
            </w:r>
          </w:p>
        </w:tc>
        <w:tc>
          <w:tcPr>
            <w:tcW w:w="0" w:type="auto"/>
          </w:tcPr>
          <w:p w14:paraId="6EC6F619" w14:textId="77777777" w:rsidR="00B86FD2" w:rsidRPr="00972F25" w:rsidRDefault="00972F25">
            <w:pPr>
              <w:jc w:val="right"/>
              <w:rPr>
                <w:sz w:val="22"/>
                <w:szCs w:val="22"/>
              </w:rPr>
            </w:pPr>
            <w:r w:rsidRPr="00972F25">
              <w:rPr>
                <w:sz w:val="22"/>
                <w:szCs w:val="22"/>
              </w:rPr>
              <w:t>4.94</w:t>
            </w:r>
          </w:p>
        </w:tc>
        <w:tc>
          <w:tcPr>
            <w:tcW w:w="0" w:type="auto"/>
          </w:tcPr>
          <w:p w14:paraId="61DC096D" w14:textId="77777777" w:rsidR="00B86FD2" w:rsidRPr="00972F25" w:rsidRDefault="00972F25">
            <w:pPr>
              <w:jc w:val="right"/>
              <w:rPr>
                <w:sz w:val="22"/>
                <w:szCs w:val="22"/>
              </w:rPr>
            </w:pPr>
            <w:r w:rsidRPr="00972F25">
              <w:rPr>
                <w:sz w:val="22"/>
                <w:szCs w:val="22"/>
              </w:rPr>
              <w:t>9.02</w:t>
            </w:r>
          </w:p>
        </w:tc>
      </w:tr>
      <w:tr w:rsidR="00B86FD2" w:rsidRPr="00972F25" w14:paraId="58702ED6" w14:textId="77777777">
        <w:tc>
          <w:tcPr>
            <w:tcW w:w="0" w:type="auto"/>
          </w:tcPr>
          <w:p w14:paraId="4CDF92E8" w14:textId="77777777" w:rsidR="00B86FD2" w:rsidRPr="00972F25" w:rsidRDefault="00972F25">
            <w:pPr>
              <w:rPr>
                <w:sz w:val="22"/>
                <w:szCs w:val="22"/>
              </w:rPr>
            </w:pPr>
            <w:r w:rsidRPr="00972F25">
              <w:rPr>
                <w:sz w:val="22"/>
                <w:szCs w:val="22"/>
              </w:rPr>
              <w:t>summary</w:t>
            </w:r>
          </w:p>
        </w:tc>
        <w:tc>
          <w:tcPr>
            <w:tcW w:w="0" w:type="auto"/>
          </w:tcPr>
          <w:p w14:paraId="3813A413" w14:textId="77777777" w:rsidR="00B86FD2" w:rsidRPr="00972F25" w:rsidRDefault="00972F25">
            <w:pPr>
              <w:rPr>
                <w:sz w:val="22"/>
                <w:szCs w:val="22"/>
              </w:rPr>
            </w:pPr>
            <w:r w:rsidRPr="00972F25">
              <w:rPr>
                <w:sz w:val="22"/>
                <w:szCs w:val="22"/>
              </w:rPr>
              <w:t>headwater</w:t>
            </w:r>
          </w:p>
        </w:tc>
        <w:tc>
          <w:tcPr>
            <w:tcW w:w="0" w:type="auto"/>
          </w:tcPr>
          <w:p w14:paraId="648A45EA" w14:textId="77777777" w:rsidR="00B86FD2" w:rsidRPr="00972F25" w:rsidRDefault="00972F25">
            <w:pPr>
              <w:jc w:val="right"/>
              <w:rPr>
                <w:sz w:val="22"/>
                <w:szCs w:val="22"/>
              </w:rPr>
            </w:pPr>
            <w:r w:rsidRPr="00972F25">
              <w:rPr>
                <w:sz w:val="22"/>
                <w:szCs w:val="22"/>
              </w:rPr>
              <w:t>157</w:t>
            </w:r>
          </w:p>
        </w:tc>
        <w:tc>
          <w:tcPr>
            <w:tcW w:w="0" w:type="auto"/>
          </w:tcPr>
          <w:p w14:paraId="27A91A1F" w14:textId="77777777" w:rsidR="00B86FD2" w:rsidRPr="00972F25" w:rsidRDefault="00972F25">
            <w:pPr>
              <w:jc w:val="right"/>
              <w:rPr>
                <w:sz w:val="22"/>
                <w:szCs w:val="22"/>
              </w:rPr>
            </w:pPr>
            <w:r w:rsidRPr="00972F25">
              <w:rPr>
                <w:sz w:val="22"/>
                <w:szCs w:val="22"/>
              </w:rPr>
              <w:t>7.4</w:t>
            </w:r>
          </w:p>
        </w:tc>
        <w:tc>
          <w:tcPr>
            <w:tcW w:w="0" w:type="auto"/>
          </w:tcPr>
          <w:p w14:paraId="1D5BD142" w14:textId="77777777" w:rsidR="00B86FD2" w:rsidRPr="00972F25" w:rsidRDefault="00972F25">
            <w:pPr>
              <w:jc w:val="right"/>
              <w:rPr>
                <w:sz w:val="22"/>
                <w:szCs w:val="22"/>
              </w:rPr>
            </w:pPr>
            <w:r w:rsidRPr="00972F25">
              <w:rPr>
                <w:sz w:val="22"/>
                <w:szCs w:val="22"/>
              </w:rPr>
              <w:t>3.3</w:t>
            </w:r>
          </w:p>
        </w:tc>
        <w:tc>
          <w:tcPr>
            <w:tcW w:w="0" w:type="auto"/>
          </w:tcPr>
          <w:p w14:paraId="66779B14" w14:textId="77777777" w:rsidR="00B86FD2" w:rsidRPr="00972F25" w:rsidRDefault="00972F25">
            <w:pPr>
              <w:jc w:val="right"/>
              <w:rPr>
                <w:sz w:val="22"/>
                <w:szCs w:val="22"/>
              </w:rPr>
            </w:pPr>
            <w:r w:rsidRPr="00972F25">
              <w:rPr>
                <w:sz w:val="22"/>
                <w:szCs w:val="22"/>
              </w:rPr>
              <w:t>45</w:t>
            </w:r>
          </w:p>
        </w:tc>
        <w:tc>
          <w:tcPr>
            <w:tcW w:w="0" w:type="auto"/>
          </w:tcPr>
          <w:p w14:paraId="158540C2" w14:textId="77777777" w:rsidR="00B86FD2" w:rsidRPr="00972F25" w:rsidRDefault="00972F25">
            <w:pPr>
              <w:jc w:val="right"/>
              <w:rPr>
                <w:sz w:val="22"/>
                <w:szCs w:val="22"/>
              </w:rPr>
            </w:pPr>
            <w:r w:rsidRPr="00972F25">
              <w:rPr>
                <w:sz w:val="22"/>
                <w:szCs w:val="22"/>
              </w:rPr>
              <w:t>1.84</w:t>
            </w:r>
          </w:p>
        </w:tc>
        <w:tc>
          <w:tcPr>
            <w:tcW w:w="0" w:type="auto"/>
          </w:tcPr>
          <w:p w14:paraId="34121AEF" w14:textId="77777777" w:rsidR="00B86FD2" w:rsidRPr="00972F25" w:rsidRDefault="00972F25">
            <w:pPr>
              <w:jc w:val="right"/>
              <w:rPr>
                <w:sz w:val="22"/>
                <w:szCs w:val="22"/>
              </w:rPr>
            </w:pPr>
            <w:r w:rsidRPr="00972F25">
              <w:rPr>
                <w:sz w:val="22"/>
                <w:szCs w:val="22"/>
              </w:rPr>
              <w:t>6.84</w:t>
            </w:r>
          </w:p>
        </w:tc>
        <w:tc>
          <w:tcPr>
            <w:tcW w:w="0" w:type="auto"/>
          </w:tcPr>
          <w:p w14:paraId="35A00F1A" w14:textId="77777777" w:rsidR="00B86FD2" w:rsidRPr="00972F25" w:rsidRDefault="00972F25">
            <w:pPr>
              <w:jc w:val="right"/>
              <w:rPr>
                <w:sz w:val="22"/>
                <w:szCs w:val="22"/>
              </w:rPr>
            </w:pPr>
            <w:r w:rsidRPr="00972F25">
              <w:rPr>
                <w:sz w:val="22"/>
                <w:szCs w:val="22"/>
              </w:rPr>
              <w:t>19.07</w:t>
            </w:r>
          </w:p>
        </w:tc>
      </w:tr>
      <w:tr w:rsidR="00B86FD2" w:rsidRPr="00972F25" w14:paraId="69E785E7" w14:textId="77777777">
        <w:tc>
          <w:tcPr>
            <w:tcW w:w="0" w:type="auto"/>
          </w:tcPr>
          <w:p w14:paraId="62C1B223" w14:textId="77777777" w:rsidR="00B86FD2" w:rsidRPr="00972F25" w:rsidRDefault="00972F25">
            <w:pPr>
              <w:rPr>
                <w:sz w:val="22"/>
                <w:szCs w:val="22"/>
              </w:rPr>
            </w:pPr>
            <w:r w:rsidRPr="00972F25">
              <w:rPr>
                <w:sz w:val="22"/>
                <w:szCs w:val="22"/>
              </w:rPr>
              <w:t>summary</w:t>
            </w:r>
          </w:p>
        </w:tc>
        <w:tc>
          <w:tcPr>
            <w:tcW w:w="0" w:type="auto"/>
          </w:tcPr>
          <w:p w14:paraId="3BDBE638" w14:textId="77777777" w:rsidR="00B86FD2" w:rsidRPr="00972F25" w:rsidRDefault="00972F25">
            <w:pPr>
              <w:rPr>
                <w:sz w:val="22"/>
                <w:szCs w:val="22"/>
              </w:rPr>
            </w:pPr>
            <w:r w:rsidRPr="00972F25">
              <w:rPr>
                <w:sz w:val="22"/>
                <w:szCs w:val="22"/>
              </w:rPr>
              <w:t>mainstem</w:t>
            </w:r>
          </w:p>
        </w:tc>
        <w:tc>
          <w:tcPr>
            <w:tcW w:w="0" w:type="auto"/>
          </w:tcPr>
          <w:p w14:paraId="7E1BD5B2" w14:textId="77777777" w:rsidR="00B86FD2" w:rsidRPr="00972F25" w:rsidRDefault="00972F25">
            <w:pPr>
              <w:jc w:val="right"/>
              <w:rPr>
                <w:sz w:val="22"/>
                <w:szCs w:val="22"/>
              </w:rPr>
            </w:pPr>
            <w:r w:rsidRPr="00972F25">
              <w:rPr>
                <w:sz w:val="22"/>
                <w:szCs w:val="22"/>
              </w:rPr>
              <w:t>136</w:t>
            </w:r>
          </w:p>
        </w:tc>
        <w:tc>
          <w:tcPr>
            <w:tcW w:w="0" w:type="auto"/>
          </w:tcPr>
          <w:p w14:paraId="0CE20853" w14:textId="77777777" w:rsidR="00B86FD2" w:rsidRPr="00972F25" w:rsidRDefault="00972F25">
            <w:pPr>
              <w:jc w:val="right"/>
              <w:rPr>
                <w:sz w:val="22"/>
                <w:szCs w:val="22"/>
              </w:rPr>
            </w:pPr>
            <w:r w:rsidRPr="00972F25">
              <w:rPr>
                <w:sz w:val="22"/>
                <w:szCs w:val="22"/>
              </w:rPr>
              <w:t>5.1</w:t>
            </w:r>
          </w:p>
        </w:tc>
        <w:tc>
          <w:tcPr>
            <w:tcW w:w="0" w:type="auto"/>
          </w:tcPr>
          <w:p w14:paraId="566618F7" w14:textId="77777777" w:rsidR="00B86FD2" w:rsidRPr="00972F25" w:rsidRDefault="00972F25">
            <w:pPr>
              <w:jc w:val="right"/>
              <w:rPr>
                <w:sz w:val="22"/>
                <w:szCs w:val="22"/>
              </w:rPr>
            </w:pPr>
            <w:r w:rsidRPr="00972F25">
              <w:rPr>
                <w:sz w:val="22"/>
                <w:szCs w:val="22"/>
              </w:rPr>
              <w:t>2.0</w:t>
            </w:r>
          </w:p>
        </w:tc>
        <w:tc>
          <w:tcPr>
            <w:tcW w:w="0" w:type="auto"/>
          </w:tcPr>
          <w:p w14:paraId="25D89A24" w14:textId="77777777" w:rsidR="00B86FD2" w:rsidRPr="00972F25" w:rsidRDefault="00972F25">
            <w:pPr>
              <w:jc w:val="right"/>
              <w:rPr>
                <w:sz w:val="22"/>
                <w:szCs w:val="22"/>
              </w:rPr>
            </w:pPr>
            <w:r w:rsidRPr="00972F25">
              <w:rPr>
                <w:sz w:val="22"/>
                <w:szCs w:val="22"/>
              </w:rPr>
              <w:t>38</w:t>
            </w:r>
          </w:p>
        </w:tc>
        <w:tc>
          <w:tcPr>
            <w:tcW w:w="0" w:type="auto"/>
          </w:tcPr>
          <w:p w14:paraId="019E2BD3" w14:textId="77777777" w:rsidR="00B86FD2" w:rsidRPr="00972F25" w:rsidRDefault="00972F25">
            <w:pPr>
              <w:jc w:val="right"/>
              <w:rPr>
                <w:sz w:val="22"/>
                <w:szCs w:val="22"/>
              </w:rPr>
            </w:pPr>
            <w:r w:rsidRPr="00972F25">
              <w:rPr>
                <w:sz w:val="22"/>
                <w:szCs w:val="22"/>
              </w:rPr>
              <w:t>1.79</w:t>
            </w:r>
          </w:p>
        </w:tc>
        <w:tc>
          <w:tcPr>
            <w:tcW w:w="0" w:type="auto"/>
          </w:tcPr>
          <w:p w14:paraId="2C0401D7" w14:textId="77777777" w:rsidR="00B86FD2" w:rsidRPr="00972F25" w:rsidRDefault="00972F25">
            <w:pPr>
              <w:jc w:val="right"/>
              <w:rPr>
                <w:sz w:val="22"/>
                <w:szCs w:val="22"/>
              </w:rPr>
            </w:pPr>
            <w:r w:rsidRPr="00972F25">
              <w:rPr>
                <w:sz w:val="22"/>
                <w:szCs w:val="22"/>
              </w:rPr>
              <w:t>4.72</w:t>
            </w:r>
          </w:p>
        </w:tc>
        <w:tc>
          <w:tcPr>
            <w:tcW w:w="0" w:type="auto"/>
          </w:tcPr>
          <w:p w14:paraId="30C753D3" w14:textId="77777777" w:rsidR="00B86FD2" w:rsidRPr="00972F25" w:rsidRDefault="00972F25">
            <w:pPr>
              <w:jc w:val="right"/>
              <w:rPr>
                <w:sz w:val="22"/>
                <w:szCs w:val="22"/>
              </w:rPr>
            </w:pPr>
            <w:r w:rsidRPr="00972F25">
              <w:rPr>
                <w:sz w:val="22"/>
                <w:szCs w:val="22"/>
              </w:rPr>
              <w:t>10.95</w:t>
            </w:r>
          </w:p>
        </w:tc>
      </w:tr>
      <w:tr w:rsidR="00B86FD2" w:rsidRPr="00972F25" w14:paraId="2F0786D2" w14:textId="77777777">
        <w:tc>
          <w:tcPr>
            <w:tcW w:w="0" w:type="auto"/>
          </w:tcPr>
          <w:p w14:paraId="7208D29B" w14:textId="77777777" w:rsidR="00B86FD2" w:rsidRPr="00972F25" w:rsidRDefault="00972F25">
            <w:pPr>
              <w:rPr>
                <w:sz w:val="22"/>
                <w:szCs w:val="22"/>
              </w:rPr>
            </w:pPr>
            <w:r w:rsidRPr="00972F25">
              <w:rPr>
                <w:sz w:val="22"/>
                <w:szCs w:val="22"/>
              </w:rPr>
              <w:t>Total</w:t>
            </w:r>
          </w:p>
        </w:tc>
        <w:tc>
          <w:tcPr>
            <w:tcW w:w="0" w:type="auto"/>
          </w:tcPr>
          <w:p w14:paraId="57848B2E" w14:textId="77777777" w:rsidR="00B86FD2" w:rsidRPr="00972F25" w:rsidRDefault="00972F25">
            <w:pPr>
              <w:rPr>
                <w:sz w:val="22"/>
                <w:szCs w:val="22"/>
              </w:rPr>
            </w:pPr>
            <w:r w:rsidRPr="00972F25">
              <w:rPr>
                <w:sz w:val="22"/>
                <w:szCs w:val="22"/>
              </w:rPr>
              <w:t>all</w:t>
            </w:r>
          </w:p>
        </w:tc>
        <w:tc>
          <w:tcPr>
            <w:tcW w:w="0" w:type="auto"/>
          </w:tcPr>
          <w:p w14:paraId="12DC3BC1" w14:textId="77777777" w:rsidR="00B86FD2" w:rsidRPr="00972F25" w:rsidRDefault="00972F25">
            <w:pPr>
              <w:jc w:val="right"/>
              <w:rPr>
                <w:sz w:val="22"/>
                <w:szCs w:val="22"/>
              </w:rPr>
            </w:pPr>
            <w:r w:rsidRPr="00972F25">
              <w:rPr>
                <w:sz w:val="22"/>
                <w:szCs w:val="22"/>
              </w:rPr>
              <w:t>367</w:t>
            </w:r>
          </w:p>
        </w:tc>
        <w:tc>
          <w:tcPr>
            <w:tcW w:w="0" w:type="auto"/>
          </w:tcPr>
          <w:p w14:paraId="25ED1F00" w14:textId="77777777" w:rsidR="00B86FD2" w:rsidRPr="00972F25" w:rsidRDefault="00972F25">
            <w:pPr>
              <w:jc w:val="right"/>
              <w:rPr>
                <w:sz w:val="22"/>
                <w:szCs w:val="22"/>
              </w:rPr>
            </w:pPr>
            <w:r w:rsidRPr="00972F25">
              <w:rPr>
                <w:sz w:val="22"/>
                <w:szCs w:val="22"/>
              </w:rPr>
              <w:t>6.0</w:t>
            </w:r>
          </w:p>
        </w:tc>
        <w:tc>
          <w:tcPr>
            <w:tcW w:w="0" w:type="auto"/>
          </w:tcPr>
          <w:p w14:paraId="14CB0C35" w14:textId="77777777" w:rsidR="00B86FD2" w:rsidRPr="00972F25" w:rsidRDefault="00972F25">
            <w:pPr>
              <w:jc w:val="right"/>
              <w:rPr>
                <w:sz w:val="22"/>
                <w:szCs w:val="22"/>
              </w:rPr>
            </w:pPr>
            <w:r w:rsidRPr="00972F25">
              <w:rPr>
                <w:sz w:val="22"/>
                <w:szCs w:val="22"/>
              </w:rPr>
              <w:t>2.9</w:t>
            </w:r>
          </w:p>
        </w:tc>
        <w:tc>
          <w:tcPr>
            <w:tcW w:w="0" w:type="auto"/>
          </w:tcPr>
          <w:p w14:paraId="4CA0127D" w14:textId="77777777" w:rsidR="00B86FD2" w:rsidRPr="00972F25" w:rsidRDefault="00972F25">
            <w:pPr>
              <w:jc w:val="right"/>
              <w:rPr>
                <w:sz w:val="22"/>
                <w:szCs w:val="22"/>
              </w:rPr>
            </w:pPr>
            <w:r w:rsidRPr="00972F25">
              <w:rPr>
                <w:sz w:val="22"/>
                <w:szCs w:val="22"/>
              </w:rPr>
              <w:t>47</w:t>
            </w:r>
          </w:p>
        </w:tc>
        <w:tc>
          <w:tcPr>
            <w:tcW w:w="0" w:type="auto"/>
          </w:tcPr>
          <w:p w14:paraId="33F218F5" w14:textId="77777777" w:rsidR="00B86FD2" w:rsidRPr="00972F25" w:rsidRDefault="00972F25">
            <w:pPr>
              <w:jc w:val="right"/>
              <w:rPr>
                <w:sz w:val="22"/>
                <w:szCs w:val="22"/>
              </w:rPr>
            </w:pPr>
            <w:r w:rsidRPr="00972F25">
              <w:rPr>
                <w:sz w:val="22"/>
                <w:szCs w:val="22"/>
              </w:rPr>
              <w:t>1.65</w:t>
            </w:r>
          </w:p>
        </w:tc>
        <w:tc>
          <w:tcPr>
            <w:tcW w:w="0" w:type="auto"/>
          </w:tcPr>
          <w:p w14:paraId="69B436C8" w14:textId="77777777" w:rsidR="00B86FD2" w:rsidRPr="00972F25" w:rsidRDefault="00972F25">
            <w:pPr>
              <w:jc w:val="right"/>
              <w:rPr>
                <w:sz w:val="22"/>
                <w:szCs w:val="22"/>
              </w:rPr>
            </w:pPr>
            <w:r w:rsidRPr="00972F25">
              <w:rPr>
                <w:sz w:val="22"/>
                <w:szCs w:val="22"/>
              </w:rPr>
              <w:t>5.58</w:t>
            </w:r>
          </w:p>
        </w:tc>
        <w:tc>
          <w:tcPr>
            <w:tcW w:w="0" w:type="auto"/>
          </w:tcPr>
          <w:p w14:paraId="41A6974F" w14:textId="77777777" w:rsidR="00B86FD2" w:rsidRPr="00972F25" w:rsidRDefault="00972F25">
            <w:pPr>
              <w:jc w:val="right"/>
              <w:rPr>
                <w:sz w:val="22"/>
                <w:szCs w:val="22"/>
              </w:rPr>
            </w:pPr>
            <w:r w:rsidRPr="00972F25">
              <w:rPr>
                <w:sz w:val="22"/>
                <w:szCs w:val="22"/>
              </w:rPr>
              <w:t>19.07</w:t>
            </w:r>
          </w:p>
        </w:tc>
      </w:tr>
    </w:tbl>
    <w:p w14:paraId="4ECBE6F4" w14:textId="77777777" w:rsidR="00B86FD2" w:rsidRDefault="00972F25">
      <w:r>
        <w:t> </w:t>
      </w:r>
    </w:p>
    <w:p w14:paraId="7F67EF1C" w14:textId="77777777" w:rsidR="00B86FD2" w:rsidRDefault="00972F25">
      <w:r>
        <w:t xml:space="preserve">Sample results from each nested sub-basin were compared to those of the Tunnel site to determine if there were significant differences between variances. </w:t>
      </w:r>
      <w:proofErr w:type="spellStart"/>
      <w:r>
        <w:t>Levene’s</w:t>
      </w:r>
      <w:proofErr w:type="spellEnd"/>
      <w:r>
        <w:t xml:space="preserve"> test was used to test for homogeneity of variance (homoscedasticity), and the results are summarized in Table 11. There was significant difference between the Tunnel (site 6) and Weeks (site 1), which is a headwater creek that drains Weeks Lake and it’s surrounding wetlands in the northwest of the watershed (p &lt; 0.001). Variance in DOC was also significantly different between the Tunnel and West Leech (site 5), which is a mainstem river that drains the west side of the watershed (p &lt; 0.05). Variance at Cragg Creek (site 4) was different (p &lt; 0.10), while variances at Chris Creek and the Head of Leech River (below the confluence of Weeks and Chris </w:t>
      </w:r>
      <w:proofErr w:type="spellStart"/>
      <w:r>
        <w:t>Crk</w:t>
      </w:r>
      <w:proofErr w:type="spellEnd"/>
      <w:r>
        <w:t>) were not found to differ significantly from the Tunnel site.</w:t>
      </w:r>
    </w:p>
    <w:p w14:paraId="514D0885" w14:textId="77777777" w:rsidR="00972F25" w:rsidRDefault="00972F25"/>
    <w:p w14:paraId="134CC031" w14:textId="77777777" w:rsidR="00B86FD2" w:rsidRDefault="00972F25">
      <w:r>
        <w:t xml:space="preserve">Table 11: </w:t>
      </w:r>
      <w:r>
        <w:rPr>
          <w:i/>
        </w:rPr>
        <w:t xml:space="preserve">Results of </w:t>
      </w:r>
      <w:proofErr w:type="spellStart"/>
      <w:r>
        <w:rPr>
          <w:i/>
        </w:rPr>
        <w:t>Levene’s</w:t>
      </w:r>
      <w:proofErr w:type="spellEnd"/>
      <w:r>
        <w:rPr>
          <w:i/>
        </w:rPr>
        <w:t xml:space="preserve"> test </w:t>
      </w:r>
      <w:proofErr w:type="spellStart"/>
      <w:r>
        <w:rPr>
          <w:i/>
        </w:rPr>
        <w:t>compairing</w:t>
      </w:r>
      <w:proofErr w:type="spellEnd"/>
      <w:r>
        <w:rPr>
          <w:i/>
        </w:rPr>
        <w:t xml:space="preserve"> nested catchments to the outlet</w:t>
      </w:r>
    </w:p>
    <w:tbl>
      <w:tblPr>
        <w:tblW w:w="0" w:type="pct"/>
        <w:tblLook w:val="07E0" w:firstRow="1" w:lastRow="1" w:firstColumn="1" w:lastColumn="1" w:noHBand="1" w:noVBand="1"/>
        <w:tblCaption w:val="Table 11: Results of Levene’s test compairing DOC of nested catchments to the outlet"/>
      </w:tblPr>
      <w:tblGrid>
        <w:gridCol w:w="3498"/>
        <w:gridCol w:w="1213"/>
      </w:tblGrid>
      <w:tr w:rsidR="00B86FD2" w:rsidRPr="00156CE6" w14:paraId="730EF7C6" w14:textId="77777777">
        <w:tc>
          <w:tcPr>
            <w:tcW w:w="0" w:type="auto"/>
            <w:tcBorders>
              <w:bottom w:val="single" w:sz="0" w:space="0" w:color="auto"/>
            </w:tcBorders>
            <w:vAlign w:val="bottom"/>
          </w:tcPr>
          <w:p w14:paraId="0275E488" w14:textId="77777777" w:rsidR="00B86FD2" w:rsidRPr="00156CE6" w:rsidRDefault="00972F25">
            <w:pPr>
              <w:rPr>
                <w:sz w:val="22"/>
                <w:szCs w:val="22"/>
              </w:rPr>
            </w:pPr>
            <w:r w:rsidRPr="00156CE6">
              <w:rPr>
                <w:sz w:val="22"/>
                <w:szCs w:val="22"/>
              </w:rPr>
              <w:t>sub-basin site compared to outlet</w:t>
            </w:r>
          </w:p>
        </w:tc>
        <w:tc>
          <w:tcPr>
            <w:tcW w:w="0" w:type="auto"/>
            <w:tcBorders>
              <w:bottom w:val="single" w:sz="0" w:space="0" w:color="auto"/>
            </w:tcBorders>
            <w:vAlign w:val="bottom"/>
          </w:tcPr>
          <w:p w14:paraId="7FCCE8E1" w14:textId="77777777" w:rsidR="00B86FD2" w:rsidRPr="00156CE6" w:rsidRDefault="00972F25">
            <w:pPr>
              <w:jc w:val="right"/>
              <w:rPr>
                <w:sz w:val="22"/>
                <w:szCs w:val="22"/>
              </w:rPr>
            </w:pPr>
            <w:r w:rsidRPr="00156CE6">
              <w:rPr>
                <w:sz w:val="22"/>
                <w:szCs w:val="22"/>
              </w:rPr>
              <w:t>p-value</w:t>
            </w:r>
          </w:p>
        </w:tc>
      </w:tr>
      <w:tr w:rsidR="00B86FD2" w:rsidRPr="00156CE6" w14:paraId="524BA366" w14:textId="77777777">
        <w:tc>
          <w:tcPr>
            <w:tcW w:w="0" w:type="auto"/>
          </w:tcPr>
          <w:p w14:paraId="20445766" w14:textId="77777777" w:rsidR="00B86FD2" w:rsidRPr="00156CE6" w:rsidRDefault="00972F25">
            <w:pPr>
              <w:rPr>
                <w:sz w:val="22"/>
                <w:szCs w:val="22"/>
              </w:rPr>
            </w:pPr>
            <w:r w:rsidRPr="00156CE6">
              <w:rPr>
                <w:sz w:val="22"/>
                <w:szCs w:val="22"/>
              </w:rPr>
              <w:t>Weeks ***</w:t>
            </w:r>
          </w:p>
        </w:tc>
        <w:tc>
          <w:tcPr>
            <w:tcW w:w="0" w:type="auto"/>
          </w:tcPr>
          <w:p w14:paraId="78D9B041" w14:textId="77777777" w:rsidR="00B86FD2" w:rsidRPr="00156CE6" w:rsidRDefault="00972F25">
            <w:pPr>
              <w:jc w:val="right"/>
              <w:rPr>
                <w:sz w:val="22"/>
                <w:szCs w:val="22"/>
              </w:rPr>
            </w:pPr>
            <w:r w:rsidRPr="00156CE6">
              <w:rPr>
                <w:sz w:val="22"/>
                <w:szCs w:val="22"/>
              </w:rPr>
              <w:t>0.0000006</w:t>
            </w:r>
          </w:p>
        </w:tc>
      </w:tr>
      <w:tr w:rsidR="00B86FD2" w:rsidRPr="00156CE6" w14:paraId="56465C7F" w14:textId="77777777">
        <w:tc>
          <w:tcPr>
            <w:tcW w:w="0" w:type="auto"/>
          </w:tcPr>
          <w:p w14:paraId="3AC86E93" w14:textId="77777777" w:rsidR="00B86FD2" w:rsidRPr="00156CE6" w:rsidRDefault="00972F25">
            <w:pPr>
              <w:rPr>
                <w:sz w:val="22"/>
                <w:szCs w:val="22"/>
              </w:rPr>
            </w:pPr>
            <w:r w:rsidRPr="00156CE6">
              <w:rPr>
                <w:sz w:val="22"/>
                <w:szCs w:val="22"/>
              </w:rPr>
              <w:t>ChrisCrk</w:t>
            </w:r>
          </w:p>
        </w:tc>
        <w:tc>
          <w:tcPr>
            <w:tcW w:w="0" w:type="auto"/>
          </w:tcPr>
          <w:p w14:paraId="3646D42C" w14:textId="77777777" w:rsidR="00B86FD2" w:rsidRPr="00156CE6" w:rsidRDefault="00972F25">
            <w:pPr>
              <w:jc w:val="right"/>
              <w:rPr>
                <w:sz w:val="22"/>
                <w:szCs w:val="22"/>
              </w:rPr>
            </w:pPr>
            <w:r w:rsidRPr="00156CE6">
              <w:rPr>
                <w:sz w:val="22"/>
                <w:szCs w:val="22"/>
              </w:rPr>
              <w:t>0.2103788</w:t>
            </w:r>
          </w:p>
        </w:tc>
      </w:tr>
      <w:tr w:rsidR="00B86FD2" w:rsidRPr="00156CE6" w14:paraId="37C17C30" w14:textId="77777777">
        <w:tc>
          <w:tcPr>
            <w:tcW w:w="0" w:type="auto"/>
          </w:tcPr>
          <w:p w14:paraId="64575D09" w14:textId="77777777" w:rsidR="00B86FD2" w:rsidRPr="00156CE6" w:rsidRDefault="00972F25">
            <w:pPr>
              <w:rPr>
                <w:sz w:val="22"/>
                <w:szCs w:val="22"/>
              </w:rPr>
            </w:pPr>
            <w:r w:rsidRPr="00156CE6">
              <w:rPr>
                <w:sz w:val="22"/>
                <w:szCs w:val="22"/>
              </w:rPr>
              <w:t>LeechHead</w:t>
            </w:r>
          </w:p>
        </w:tc>
        <w:tc>
          <w:tcPr>
            <w:tcW w:w="0" w:type="auto"/>
          </w:tcPr>
          <w:p w14:paraId="06990780" w14:textId="77777777" w:rsidR="00B86FD2" w:rsidRPr="00156CE6" w:rsidRDefault="00972F25">
            <w:pPr>
              <w:jc w:val="right"/>
              <w:rPr>
                <w:sz w:val="22"/>
                <w:szCs w:val="22"/>
              </w:rPr>
            </w:pPr>
            <w:r w:rsidRPr="00156CE6">
              <w:rPr>
                <w:sz w:val="22"/>
                <w:szCs w:val="22"/>
              </w:rPr>
              <w:t>0.4593409</w:t>
            </w:r>
          </w:p>
        </w:tc>
      </w:tr>
      <w:tr w:rsidR="00B86FD2" w:rsidRPr="00156CE6" w14:paraId="31A945A5" w14:textId="77777777">
        <w:tc>
          <w:tcPr>
            <w:tcW w:w="0" w:type="auto"/>
          </w:tcPr>
          <w:p w14:paraId="14C60A3E" w14:textId="77777777" w:rsidR="00B86FD2" w:rsidRPr="00156CE6" w:rsidRDefault="00972F25">
            <w:pPr>
              <w:rPr>
                <w:sz w:val="22"/>
                <w:szCs w:val="22"/>
              </w:rPr>
            </w:pPr>
            <w:r w:rsidRPr="00156CE6">
              <w:rPr>
                <w:sz w:val="22"/>
                <w:szCs w:val="22"/>
              </w:rPr>
              <w:t>CraggCrk</w:t>
            </w:r>
          </w:p>
        </w:tc>
        <w:tc>
          <w:tcPr>
            <w:tcW w:w="0" w:type="auto"/>
          </w:tcPr>
          <w:p w14:paraId="0C83A6F9" w14:textId="77777777" w:rsidR="00B86FD2" w:rsidRPr="00156CE6" w:rsidRDefault="00972F25">
            <w:pPr>
              <w:jc w:val="right"/>
              <w:rPr>
                <w:sz w:val="22"/>
                <w:szCs w:val="22"/>
              </w:rPr>
            </w:pPr>
            <w:r w:rsidRPr="00156CE6">
              <w:rPr>
                <w:sz w:val="22"/>
                <w:szCs w:val="22"/>
              </w:rPr>
              <w:t>0.0945058</w:t>
            </w:r>
          </w:p>
        </w:tc>
      </w:tr>
      <w:tr w:rsidR="00B86FD2" w:rsidRPr="00156CE6" w14:paraId="35982C04" w14:textId="77777777">
        <w:tc>
          <w:tcPr>
            <w:tcW w:w="0" w:type="auto"/>
          </w:tcPr>
          <w:p w14:paraId="45E1A4B5" w14:textId="77777777" w:rsidR="00B86FD2" w:rsidRPr="00156CE6" w:rsidRDefault="00972F25">
            <w:pPr>
              <w:rPr>
                <w:sz w:val="22"/>
                <w:szCs w:val="22"/>
              </w:rPr>
            </w:pPr>
            <w:r w:rsidRPr="00156CE6">
              <w:rPr>
                <w:sz w:val="22"/>
                <w:szCs w:val="22"/>
              </w:rPr>
              <w:t>WestLeech *</w:t>
            </w:r>
          </w:p>
        </w:tc>
        <w:tc>
          <w:tcPr>
            <w:tcW w:w="0" w:type="auto"/>
          </w:tcPr>
          <w:p w14:paraId="7C787E74" w14:textId="77777777" w:rsidR="00B86FD2" w:rsidRPr="00156CE6" w:rsidRDefault="00972F25">
            <w:pPr>
              <w:jc w:val="right"/>
              <w:rPr>
                <w:sz w:val="22"/>
                <w:szCs w:val="22"/>
              </w:rPr>
            </w:pPr>
            <w:r w:rsidRPr="00156CE6">
              <w:rPr>
                <w:sz w:val="22"/>
                <w:szCs w:val="22"/>
              </w:rPr>
              <w:t>0.0153358</w:t>
            </w:r>
          </w:p>
        </w:tc>
      </w:tr>
    </w:tbl>
    <w:p w14:paraId="29DD634E" w14:textId="77777777" w:rsidR="00B86FD2" w:rsidRDefault="00972F25">
      <w:pPr>
        <w:pStyle w:val="Heading3"/>
      </w:pPr>
      <w:bookmarkStart w:id="94" w:name="temporal-patterns"/>
      <w:bookmarkStart w:id="95" w:name="_Toc40747060"/>
      <w:r>
        <w:lastRenderedPageBreak/>
        <w:t>Temporal patterns</w:t>
      </w:r>
      <w:bookmarkEnd w:id="94"/>
      <w:bookmarkEnd w:id="95"/>
    </w:p>
    <w:p w14:paraId="2D37769D" w14:textId="77777777" w:rsidR="00B86FD2" w:rsidRDefault="00972F25">
      <w:r>
        <w:t>Over time, DOC concentrations followed similar trends across each of the six LWSA sites (Figure 20). DOC was highest early in the wet season and progressively decreased through the fall and winter, reaching minimum concentrations in the spring before progressively increasing again through the summer. Based on spectroscopic indications that dry season NOM was less aromatic in character, it’s quite possibly that the increase in summer DOC was due to autochthonous sources such as algae and cyanobacteria, while fall DOC was likely sources from autochthonous terrestrial sources (e.g., humic and fluvic acids).</w:t>
      </w:r>
    </w:p>
    <w:p w14:paraId="43CE1F41" w14:textId="77777777" w:rsidR="00B86FD2" w:rsidRDefault="00972F25">
      <w:r>
        <w:t> </w:t>
      </w:r>
    </w:p>
    <w:p w14:paraId="5591DF9F" w14:textId="77777777" w:rsidR="00B86FD2" w:rsidRDefault="00972F25">
      <w:r>
        <w:rPr>
          <w:noProof/>
        </w:rPr>
        <w:drawing>
          <wp:inline distT="0" distB="0" distL="0" distR="0" wp14:anchorId="3F1C6EE2" wp14:editId="40D6AC98">
            <wp:extent cx="5715000" cy="3527777"/>
            <wp:effectExtent l="0" t="0" r="0" b="0"/>
            <wp:docPr id="20" name="Picture" descr="Figure 20:  Trends in dissolved organic carbon concentrations over sixteen months (Oct 2018 to Feb 2020) at six sites across the Leech water supply area (n = 367: 166 grab samples, 201 vertical rack sample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ubbasin-types-overtime_loess.png"/>
                    <pic:cNvPicPr>
                      <a:picLocks noChangeAspect="1" noChangeArrowheads="1"/>
                    </pic:cNvPicPr>
                  </pic:nvPicPr>
                  <pic:blipFill>
                    <a:blip r:embed="rId31"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583CBCE3" w14:textId="77777777" w:rsidR="00B86FD2" w:rsidRDefault="00972F25">
      <w:r>
        <w:t xml:space="preserve">Figure 20:  </w:t>
      </w:r>
      <w:r>
        <w:rPr>
          <w:i/>
        </w:rPr>
        <w:t>Trends in dissolved organic carbon concentrations over sixteen months (Oct 2018 to Feb 2020) at six sites across the Leech water supply area (n = 367: 166 grab samples, 201 vertical rack samples.</w:t>
      </w:r>
    </w:p>
    <w:p w14:paraId="2D274069" w14:textId="77777777" w:rsidR="00B86FD2" w:rsidRDefault="00972F25">
      <w:r>
        <w:t> </w:t>
      </w:r>
    </w:p>
    <w:p w14:paraId="55DEBDDB" w14:textId="77777777" w:rsidR="00B86FD2" w:rsidRDefault="00972F25">
      <w:pPr>
        <w:pStyle w:val="Heading3"/>
      </w:pPr>
      <w:bookmarkStart w:id="96" w:name="seasonal-trends"/>
      <w:bookmarkStart w:id="97" w:name="_Toc40747061"/>
      <w:r>
        <w:t>Seasonal trends</w:t>
      </w:r>
      <w:bookmarkEnd w:id="96"/>
      <w:bookmarkEnd w:id="97"/>
    </w:p>
    <w:p w14:paraId="5D265FDC" w14:textId="77777777" w:rsidR="00B86FD2" w:rsidRDefault="00972F25">
      <w:r>
        <w:t>Overall, DOC concentrations were higher through the wet season compared to the dry season (Figure 21 &amp; Figure 22). Sample results across the LWSA catchments are summarized by season in Table 12.</w:t>
      </w:r>
    </w:p>
    <w:p w14:paraId="24386AF1" w14:textId="77777777" w:rsidR="00B86FD2" w:rsidRDefault="00972F25">
      <w:r>
        <w:t> </w:t>
      </w:r>
    </w:p>
    <w:p w14:paraId="236B683C" w14:textId="77777777" w:rsidR="00B86FD2" w:rsidRDefault="00972F25">
      <w:r>
        <w:rPr>
          <w:noProof/>
        </w:rPr>
        <w:lastRenderedPageBreak/>
        <w:drawing>
          <wp:inline distT="0" distB="0" distL="0" distR="0" wp14:anchorId="06A80A8E" wp14:editId="77A99A10">
            <wp:extent cx="5504749" cy="3211103"/>
            <wp:effectExtent l="0" t="0" r="0" b="0"/>
            <wp:docPr id="21" name="Picture" descr="Figure 21:  Boxplots of DOC concentrations at six LWSA sites during dry season (n = 53) and wet season (n = 314)."/>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easonal-subbasin_boxplots.png"/>
                    <pic:cNvPicPr>
                      <a:picLocks noChangeAspect="1" noChangeArrowheads="1"/>
                    </pic:cNvPicPr>
                  </pic:nvPicPr>
                  <pic:blipFill>
                    <a:blip r:embed="rId32" cstate="email">
                      <a:extLst>
                        <a:ext uri="{28A0092B-C50C-407E-A947-70E740481C1C}">
                          <a14:useLocalDpi xmlns:a14="http://schemas.microsoft.com/office/drawing/2010/main"/>
                        </a:ext>
                      </a:extLst>
                    </a:blip>
                    <a:stretch>
                      <a:fillRect/>
                    </a:stretch>
                  </pic:blipFill>
                  <pic:spPr bwMode="auto">
                    <a:xfrm>
                      <a:off x="0" y="0"/>
                      <a:ext cx="5504749" cy="3211103"/>
                    </a:xfrm>
                    <a:prstGeom prst="rect">
                      <a:avLst/>
                    </a:prstGeom>
                    <a:noFill/>
                    <a:ln w="9525">
                      <a:noFill/>
                      <a:headEnd/>
                      <a:tailEnd/>
                    </a:ln>
                  </pic:spPr>
                </pic:pic>
              </a:graphicData>
            </a:graphic>
          </wp:inline>
        </w:drawing>
      </w:r>
    </w:p>
    <w:p w14:paraId="6A8A809D" w14:textId="77777777" w:rsidR="00B86FD2" w:rsidRDefault="00972F25">
      <w:r>
        <w:t xml:space="preserve">Figure 21:  </w:t>
      </w:r>
      <w:r>
        <w:rPr>
          <w:i/>
        </w:rPr>
        <w:t>Boxplots of DOC concentrations at six LWSA sites during dry season (n = 53) and wet season (n = 314).</w:t>
      </w:r>
    </w:p>
    <w:p w14:paraId="5E74F76D" w14:textId="77777777" w:rsidR="00B86FD2" w:rsidRDefault="00972F25">
      <w:r>
        <w:t> </w:t>
      </w:r>
    </w:p>
    <w:p w14:paraId="4844FC1F" w14:textId="77777777" w:rsidR="00B86FD2" w:rsidRDefault="00972F25">
      <w:r>
        <w:rPr>
          <w:noProof/>
        </w:rPr>
        <w:drawing>
          <wp:inline distT="0" distB="0" distL="0" distR="0" wp14:anchorId="408845A8" wp14:editId="46E522F6">
            <wp:extent cx="5715000" cy="3527777"/>
            <wp:effectExtent l="0" t="0" r="0" b="0"/>
            <wp:docPr id="22" name="Picture" descr="Figure 22:  Density distribution of dissolved organic carbon concentrations at six sites over sixteen months across the Leech water supply area, where sample results are grouped by dry season (n = 53) and wet season (n = 314)."/>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easonal-subbasin-ridgeplot.png"/>
                    <pic:cNvPicPr>
                      <a:picLocks noChangeAspect="1" noChangeArrowheads="1"/>
                    </pic:cNvPicPr>
                  </pic:nvPicPr>
                  <pic:blipFill>
                    <a:blip r:embed="rId33"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1988FDD7" w14:textId="77777777" w:rsidR="00B86FD2" w:rsidRDefault="00972F25">
      <w:r>
        <w:t xml:space="preserve">Figure 22:  </w:t>
      </w:r>
      <w:r>
        <w:rPr>
          <w:i/>
        </w:rPr>
        <w:t>Density distribution of dissolved organic carbon concentrations at six sites over sixteen months across the Leech water supply area, where sample results are grouped by dry season (n = 53) and wet season (n = 314).</w:t>
      </w:r>
    </w:p>
    <w:p w14:paraId="377EED02" w14:textId="77777777" w:rsidR="00B86FD2" w:rsidRDefault="00972F25">
      <w:r>
        <w:lastRenderedPageBreak/>
        <w:t> Table 12: Seasonal summary of samples collected across LWSA subbasin sites</w:t>
      </w:r>
    </w:p>
    <w:tbl>
      <w:tblPr>
        <w:tblW w:w="0" w:type="pct"/>
        <w:tblLook w:val="07E0" w:firstRow="1" w:lastRow="1" w:firstColumn="1" w:lastColumn="1" w:noHBand="1" w:noVBand="1"/>
        <w:tblCaption w:val="Table 12: Seasonal summary of samples collected across LWSA subbasin sites"/>
      </w:tblPr>
      <w:tblGrid>
        <w:gridCol w:w="1289"/>
        <w:gridCol w:w="907"/>
        <w:gridCol w:w="1547"/>
        <w:gridCol w:w="1975"/>
        <w:gridCol w:w="1871"/>
        <w:gridCol w:w="1143"/>
      </w:tblGrid>
      <w:tr w:rsidR="00B86FD2" w:rsidRPr="004559BD" w14:paraId="4F006DF7" w14:textId="77777777">
        <w:tc>
          <w:tcPr>
            <w:tcW w:w="0" w:type="auto"/>
            <w:tcBorders>
              <w:bottom w:val="single" w:sz="0" w:space="0" w:color="auto"/>
            </w:tcBorders>
            <w:vAlign w:val="bottom"/>
          </w:tcPr>
          <w:p w14:paraId="1B573FA5" w14:textId="77777777" w:rsidR="00B86FD2" w:rsidRPr="004559BD" w:rsidRDefault="00972F25">
            <w:pPr>
              <w:rPr>
                <w:sz w:val="22"/>
                <w:szCs w:val="22"/>
              </w:rPr>
            </w:pPr>
            <w:r w:rsidRPr="004559BD">
              <w:rPr>
                <w:sz w:val="22"/>
                <w:szCs w:val="22"/>
              </w:rPr>
              <w:t>Site</w:t>
            </w:r>
          </w:p>
        </w:tc>
        <w:tc>
          <w:tcPr>
            <w:tcW w:w="0" w:type="auto"/>
            <w:tcBorders>
              <w:bottom w:val="single" w:sz="0" w:space="0" w:color="auto"/>
            </w:tcBorders>
            <w:vAlign w:val="bottom"/>
          </w:tcPr>
          <w:p w14:paraId="7D314F37" w14:textId="77777777" w:rsidR="00B86FD2" w:rsidRPr="004559BD" w:rsidRDefault="00972F25">
            <w:pPr>
              <w:rPr>
                <w:sz w:val="22"/>
                <w:szCs w:val="22"/>
              </w:rPr>
            </w:pPr>
            <w:r w:rsidRPr="004559BD">
              <w:rPr>
                <w:sz w:val="22"/>
                <w:szCs w:val="22"/>
              </w:rPr>
              <w:t>Season</w:t>
            </w:r>
          </w:p>
        </w:tc>
        <w:tc>
          <w:tcPr>
            <w:tcW w:w="0" w:type="auto"/>
            <w:tcBorders>
              <w:bottom w:val="single" w:sz="0" w:space="0" w:color="auto"/>
            </w:tcBorders>
            <w:vAlign w:val="bottom"/>
          </w:tcPr>
          <w:p w14:paraId="67B8EC9C" w14:textId="77777777" w:rsidR="00B86FD2" w:rsidRPr="004559BD" w:rsidRDefault="00972F25">
            <w:pPr>
              <w:jc w:val="right"/>
              <w:rPr>
                <w:sz w:val="22"/>
                <w:szCs w:val="22"/>
              </w:rPr>
            </w:pPr>
            <w:r w:rsidRPr="004559BD">
              <w:rPr>
                <w:sz w:val="22"/>
                <w:szCs w:val="22"/>
              </w:rPr>
              <w:t>Sample count</w:t>
            </w:r>
          </w:p>
        </w:tc>
        <w:tc>
          <w:tcPr>
            <w:tcW w:w="0" w:type="auto"/>
            <w:tcBorders>
              <w:bottom w:val="single" w:sz="0" w:space="0" w:color="auto"/>
            </w:tcBorders>
            <w:vAlign w:val="bottom"/>
          </w:tcPr>
          <w:p w14:paraId="3C5A11C9" w14:textId="77777777" w:rsidR="00B86FD2" w:rsidRPr="004559BD" w:rsidRDefault="00972F25">
            <w:pPr>
              <w:jc w:val="right"/>
              <w:rPr>
                <w:sz w:val="22"/>
                <w:szCs w:val="22"/>
              </w:rPr>
            </w:pPr>
            <w:r w:rsidRPr="004559BD">
              <w:rPr>
                <w:sz w:val="22"/>
                <w:szCs w:val="22"/>
              </w:rPr>
              <w:t>mean DOC (mg/L)</w:t>
            </w:r>
          </w:p>
        </w:tc>
        <w:tc>
          <w:tcPr>
            <w:tcW w:w="0" w:type="auto"/>
            <w:tcBorders>
              <w:bottom w:val="single" w:sz="0" w:space="0" w:color="auto"/>
            </w:tcBorders>
            <w:vAlign w:val="bottom"/>
          </w:tcPr>
          <w:p w14:paraId="6669222F" w14:textId="77777777" w:rsidR="00B86FD2" w:rsidRPr="004559BD" w:rsidRDefault="00972F25">
            <w:pPr>
              <w:jc w:val="right"/>
              <w:rPr>
                <w:sz w:val="22"/>
                <w:szCs w:val="22"/>
              </w:rPr>
            </w:pPr>
            <w:r w:rsidRPr="004559BD">
              <w:rPr>
                <w:sz w:val="22"/>
                <w:szCs w:val="22"/>
              </w:rPr>
              <w:t>std.dev. (± mg/L)</w:t>
            </w:r>
          </w:p>
        </w:tc>
        <w:tc>
          <w:tcPr>
            <w:tcW w:w="0" w:type="auto"/>
            <w:tcBorders>
              <w:bottom w:val="single" w:sz="0" w:space="0" w:color="auto"/>
            </w:tcBorders>
            <w:vAlign w:val="bottom"/>
          </w:tcPr>
          <w:p w14:paraId="6A5160EE" w14:textId="77777777" w:rsidR="00B86FD2" w:rsidRPr="004559BD" w:rsidRDefault="00972F25">
            <w:pPr>
              <w:jc w:val="right"/>
              <w:rPr>
                <w:sz w:val="22"/>
                <w:szCs w:val="22"/>
              </w:rPr>
            </w:pPr>
            <w:r w:rsidRPr="004559BD">
              <w:rPr>
                <w:sz w:val="22"/>
                <w:szCs w:val="22"/>
              </w:rPr>
              <w:t>RSD (±%)</w:t>
            </w:r>
          </w:p>
        </w:tc>
      </w:tr>
      <w:tr w:rsidR="00B86FD2" w:rsidRPr="004559BD" w14:paraId="42524DF4" w14:textId="77777777">
        <w:tc>
          <w:tcPr>
            <w:tcW w:w="0" w:type="auto"/>
          </w:tcPr>
          <w:p w14:paraId="5E877EF6" w14:textId="77777777" w:rsidR="00B86FD2" w:rsidRPr="004559BD" w:rsidRDefault="00972F25">
            <w:pPr>
              <w:rPr>
                <w:sz w:val="22"/>
                <w:szCs w:val="22"/>
              </w:rPr>
            </w:pPr>
            <w:r w:rsidRPr="004559BD">
              <w:rPr>
                <w:sz w:val="22"/>
                <w:szCs w:val="22"/>
              </w:rPr>
              <w:t>Weeks</w:t>
            </w:r>
          </w:p>
        </w:tc>
        <w:tc>
          <w:tcPr>
            <w:tcW w:w="0" w:type="auto"/>
          </w:tcPr>
          <w:p w14:paraId="0F1E823B" w14:textId="77777777" w:rsidR="00B86FD2" w:rsidRPr="004559BD" w:rsidRDefault="00972F25">
            <w:pPr>
              <w:rPr>
                <w:sz w:val="22"/>
                <w:szCs w:val="22"/>
              </w:rPr>
            </w:pPr>
            <w:r w:rsidRPr="004559BD">
              <w:rPr>
                <w:sz w:val="22"/>
                <w:szCs w:val="22"/>
              </w:rPr>
              <w:t>Dry</w:t>
            </w:r>
          </w:p>
        </w:tc>
        <w:tc>
          <w:tcPr>
            <w:tcW w:w="0" w:type="auto"/>
          </w:tcPr>
          <w:p w14:paraId="2076C343" w14:textId="77777777" w:rsidR="00B86FD2" w:rsidRPr="004559BD" w:rsidRDefault="00972F25">
            <w:pPr>
              <w:jc w:val="right"/>
              <w:rPr>
                <w:sz w:val="22"/>
                <w:szCs w:val="22"/>
              </w:rPr>
            </w:pPr>
            <w:r w:rsidRPr="004559BD">
              <w:rPr>
                <w:sz w:val="22"/>
                <w:szCs w:val="22"/>
              </w:rPr>
              <w:t>8</w:t>
            </w:r>
          </w:p>
        </w:tc>
        <w:tc>
          <w:tcPr>
            <w:tcW w:w="0" w:type="auto"/>
          </w:tcPr>
          <w:p w14:paraId="072DB32A" w14:textId="77777777" w:rsidR="00B86FD2" w:rsidRPr="004559BD" w:rsidRDefault="00972F25">
            <w:pPr>
              <w:jc w:val="right"/>
              <w:rPr>
                <w:sz w:val="22"/>
                <w:szCs w:val="22"/>
              </w:rPr>
            </w:pPr>
            <w:r w:rsidRPr="004559BD">
              <w:rPr>
                <w:sz w:val="22"/>
                <w:szCs w:val="22"/>
              </w:rPr>
              <w:t>11.3</w:t>
            </w:r>
          </w:p>
        </w:tc>
        <w:tc>
          <w:tcPr>
            <w:tcW w:w="0" w:type="auto"/>
          </w:tcPr>
          <w:p w14:paraId="7F3F1338" w14:textId="77777777" w:rsidR="00B86FD2" w:rsidRPr="004559BD" w:rsidRDefault="00972F25">
            <w:pPr>
              <w:jc w:val="right"/>
              <w:rPr>
                <w:sz w:val="22"/>
                <w:szCs w:val="22"/>
              </w:rPr>
            </w:pPr>
            <w:r w:rsidRPr="004559BD">
              <w:rPr>
                <w:sz w:val="22"/>
                <w:szCs w:val="22"/>
              </w:rPr>
              <w:t>2.1</w:t>
            </w:r>
          </w:p>
        </w:tc>
        <w:tc>
          <w:tcPr>
            <w:tcW w:w="0" w:type="auto"/>
          </w:tcPr>
          <w:p w14:paraId="31D137B1" w14:textId="77777777" w:rsidR="00B86FD2" w:rsidRPr="004559BD" w:rsidRDefault="00972F25">
            <w:pPr>
              <w:jc w:val="right"/>
              <w:rPr>
                <w:sz w:val="22"/>
                <w:szCs w:val="22"/>
              </w:rPr>
            </w:pPr>
            <w:r w:rsidRPr="004559BD">
              <w:rPr>
                <w:sz w:val="22"/>
                <w:szCs w:val="22"/>
              </w:rPr>
              <w:t>19</w:t>
            </w:r>
          </w:p>
        </w:tc>
      </w:tr>
      <w:tr w:rsidR="00B86FD2" w:rsidRPr="004559BD" w14:paraId="737D5930" w14:textId="77777777">
        <w:tc>
          <w:tcPr>
            <w:tcW w:w="0" w:type="auto"/>
          </w:tcPr>
          <w:p w14:paraId="6A855C82" w14:textId="77777777" w:rsidR="00B86FD2" w:rsidRPr="004559BD" w:rsidRDefault="00972F25">
            <w:pPr>
              <w:rPr>
                <w:sz w:val="22"/>
                <w:szCs w:val="22"/>
              </w:rPr>
            </w:pPr>
            <w:r w:rsidRPr="004559BD">
              <w:rPr>
                <w:sz w:val="22"/>
                <w:szCs w:val="22"/>
              </w:rPr>
              <w:t>Weeks</w:t>
            </w:r>
          </w:p>
        </w:tc>
        <w:tc>
          <w:tcPr>
            <w:tcW w:w="0" w:type="auto"/>
          </w:tcPr>
          <w:p w14:paraId="193AE363" w14:textId="77777777" w:rsidR="00B86FD2" w:rsidRPr="004559BD" w:rsidRDefault="00972F25">
            <w:pPr>
              <w:rPr>
                <w:sz w:val="22"/>
                <w:szCs w:val="22"/>
              </w:rPr>
            </w:pPr>
            <w:r w:rsidRPr="004559BD">
              <w:rPr>
                <w:sz w:val="22"/>
                <w:szCs w:val="22"/>
              </w:rPr>
              <w:t>Wet</w:t>
            </w:r>
          </w:p>
        </w:tc>
        <w:tc>
          <w:tcPr>
            <w:tcW w:w="0" w:type="auto"/>
          </w:tcPr>
          <w:p w14:paraId="0331FF9F" w14:textId="77777777" w:rsidR="00B86FD2" w:rsidRPr="004559BD" w:rsidRDefault="00972F25">
            <w:pPr>
              <w:jc w:val="right"/>
              <w:rPr>
                <w:sz w:val="22"/>
                <w:szCs w:val="22"/>
              </w:rPr>
            </w:pPr>
            <w:r w:rsidRPr="004559BD">
              <w:rPr>
                <w:sz w:val="22"/>
                <w:szCs w:val="22"/>
              </w:rPr>
              <w:t>48</w:t>
            </w:r>
          </w:p>
        </w:tc>
        <w:tc>
          <w:tcPr>
            <w:tcW w:w="0" w:type="auto"/>
          </w:tcPr>
          <w:p w14:paraId="30282226" w14:textId="77777777" w:rsidR="00B86FD2" w:rsidRPr="004559BD" w:rsidRDefault="00972F25">
            <w:pPr>
              <w:jc w:val="right"/>
              <w:rPr>
                <w:sz w:val="22"/>
                <w:szCs w:val="22"/>
              </w:rPr>
            </w:pPr>
            <w:r w:rsidRPr="004559BD">
              <w:rPr>
                <w:sz w:val="22"/>
                <w:szCs w:val="22"/>
              </w:rPr>
              <w:t>9.7</w:t>
            </w:r>
          </w:p>
        </w:tc>
        <w:tc>
          <w:tcPr>
            <w:tcW w:w="0" w:type="auto"/>
          </w:tcPr>
          <w:p w14:paraId="0EB2C5CE" w14:textId="77777777" w:rsidR="00B86FD2" w:rsidRPr="004559BD" w:rsidRDefault="00972F25">
            <w:pPr>
              <w:jc w:val="right"/>
              <w:rPr>
                <w:sz w:val="22"/>
                <w:szCs w:val="22"/>
              </w:rPr>
            </w:pPr>
            <w:r w:rsidRPr="004559BD">
              <w:rPr>
                <w:sz w:val="22"/>
                <w:szCs w:val="22"/>
              </w:rPr>
              <w:t>3.8</w:t>
            </w:r>
          </w:p>
        </w:tc>
        <w:tc>
          <w:tcPr>
            <w:tcW w:w="0" w:type="auto"/>
          </w:tcPr>
          <w:p w14:paraId="7B5B2A94" w14:textId="77777777" w:rsidR="00B86FD2" w:rsidRPr="004559BD" w:rsidRDefault="00972F25">
            <w:pPr>
              <w:jc w:val="right"/>
              <w:rPr>
                <w:sz w:val="22"/>
                <w:szCs w:val="22"/>
              </w:rPr>
            </w:pPr>
            <w:r w:rsidRPr="004559BD">
              <w:rPr>
                <w:sz w:val="22"/>
                <w:szCs w:val="22"/>
              </w:rPr>
              <w:t>39</w:t>
            </w:r>
          </w:p>
        </w:tc>
      </w:tr>
      <w:tr w:rsidR="00B86FD2" w:rsidRPr="004559BD" w14:paraId="5DA58F30" w14:textId="77777777">
        <w:tc>
          <w:tcPr>
            <w:tcW w:w="0" w:type="auto"/>
          </w:tcPr>
          <w:p w14:paraId="2AD37628" w14:textId="77777777" w:rsidR="00B86FD2" w:rsidRPr="004559BD" w:rsidRDefault="00972F25">
            <w:pPr>
              <w:rPr>
                <w:sz w:val="22"/>
                <w:szCs w:val="22"/>
              </w:rPr>
            </w:pPr>
            <w:r w:rsidRPr="004559BD">
              <w:rPr>
                <w:sz w:val="22"/>
                <w:szCs w:val="22"/>
              </w:rPr>
              <w:t>ChrisCrk</w:t>
            </w:r>
          </w:p>
        </w:tc>
        <w:tc>
          <w:tcPr>
            <w:tcW w:w="0" w:type="auto"/>
          </w:tcPr>
          <w:p w14:paraId="0D68AFC8" w14:textId="77777777" w:rsidR="00B86FD2" w:rsidRPr="004559BD" w:rsidRDefault="00972F25">
            <w:pPr>
              <w:rPr>
                <w:sz w:val="22"/>
                <w:szCs w:val="22"/>
              </w:rPr>
            </w:pPr>
            <w:r w:rsidRPr="004559BD">
              <w:rPr>
                <w:sz w:val="22"/>
                <w:szCs w:val="22"/>
              </w:rPr>
              <w:t>Dry</w:t>
            </w:r>
          </w:p>
        </w:tc>
        <w:tc>
          <w:tcPr>
            <w:tcW w:w="0" w:type="auto"/>
          </w:tcPr>
          <w:p w14:paraId="042C3791" w14:textId="77777777" w:rsidR="00B86FD2" w:rsidRPr="004559BD" w:rsidRDefault="00972F25">
            <w:pPr>
              <w:jc w:val="right"/>
              <w:rPr>
                <w:sz w:val="22"/>
                <w:szCs w:val="22"/>
              </w:rPr>
            </w:pPr>
            <w:r w:rsidRPr="004559BD">
              <w:rPr>
                <w:sz w:val="22"/>
                <w:szCs w:val="22"/>
              </w:rPr>
              <w:t>7</w:t>
            </w:r>
          </w:p>
        </w:tc>
        <w:tc>
          <w:tcPr>
            <w:tcW w:w="0" w:type="auto"/>
          </w:tcPr>
          <w:p w14:paraId="2F5C7A16" w14:textId="77777777" w:rsidR="00B86FD2" w:rsidRPr="004559BD" w:rsidRDefault="00972F25">
            <w:pPr>
              <w:jc w:val="right"/>
              <w:rPr>
                <w:sz w:val="22"/>
                <w:szCs w:val="22"/>
              </w:rPr>
            </w:pPr>
            <w:r w:rsidRPr="004559BD">
              <w:rPr>
                <w:sz w:val="22"/>
                <w:szCs w:val="22"/>
              </w:rPr>
              <w:t>5.9</w:t>
            </w:r>
          </w:p>
        </w:tc>
        <w:tc>
          <w:tcPr>
            <w:tcW w:w="0" w:type="auto"/>
          </w:tcPr>
          <w:p w14:paraId="09C4719E" w14:textId="77777777" w:rsidR="00B86FD2" w:rsidRPr="004559BD" w:rsidRDefault="00972F25">
            <w:pPr>
              <w:jc w:val="right"/>
              <w:rPr>
                <w:sz w:val="22"/>
                <w:szCs w:val="22"/>
              </w:rPr>
            </w:pPr>
            <w:r w:rsidRPr="004559BD">
              <w:rPr>
                <w:sz w:val="22"/>
                <w:szCs w:val="22"/>
              </w:rPr>
              <w:t>2.0</w:t>
            </w:r>
          </w:p>
        </w:tc>
        <w:tc>
          <w:tcPr>
            <w:tcW w:w="0" w:type="auto"/>
          </w:tcPr>
          <w:p w14:paraId="504762C9" w14:textId="77777777" w:rsidR="00B86FD2" w:rsidRPr="004559BD" w:rsidRDefault="00972F25">
            <w:pPr>
              <w:jc w:val="right"/>
              <w:rPr>
                <w:sz w:val="22"/>
                <w:szCs w:val="22"/>
              </w:rPr>
            </w:pPr>
            <w:r w:rsidRPr="004559BD">
              <w:rPr>
                <w:sz w:val="22"/>
                <w:szCs w:val="22"/>
              </w:rPr>
              <w:t>33</w:t>
            </w:r>
          </w:p>
        </w:tc>
      </w:tr>
      <w:tr w:rsidR="00B86FD2" w:rsidRPr="004559BD" w14:paraId="6CD70438" w14:textId="77777777">
        <w:tc>
          <w:tcPr>
            <w:tcW w:w="0" w:type="auto"/>
          </w:tcPr>
          <w:p w14:paraId="3372F9EF" w14:textId="77777777" w:rsidR="00B86FD2" w:rsidRPr="004559BD" w:rsidRDefault="00972F25">
            <w:pPr>
              <w:rPr>
                <w:sz w:val="22"/>
                <w:szCs w:val="22"/>
              </w:rPr>
            </w:pPr>
            <w:r w:rsidRPr="004559BD">
              <w:rPr>
                <w:sz w:val="22"/>
                <w:szCs w:val="22"/>
              </w:rPr>
              <w:t>ChrisCrk</w:t>
            </w:r>
          </w:p>
        </w:tc>
        <w:tc>
          <w:tcPr>
            <w:tcW w:w="0" w:type="auto"/>
          </w:tcPr>
          <w:p w14:paraId="5CEB02F7" w14:textId="77777777" w:rsidR="00B86FD2" w:rsidRPr="004559BD" w:rsidRDefault="00972F25">
            <w:pPr>
              <w:rPr>
                <w:sz w:val="22"/>
                <w:szCs w:val="22"/>
              </w:rPr>
            </w:pPr>
            <w:r w:rsidRPr="004559BD">
              <w:rPr>
                <w:sz w:val="22"/>
                <w:szCs w:val="22"/>
              </w:rPr>
              <w:t>Wet</w:t>
            </w:r>
          </w:p>
        </w:tc>
        <w:tc>
          <w:tcPr>
            <w:tcW w:w="0" w:type="auto"/>
          </w:tcPr>
          <w:p w14:paraId="3EDD9FF6" w14:textId="77777777" w:rsidR="00B86FD2" w:rsidRPr="004559BD" w:rsidRDefault="00972F25">
            <w:pPr>
              <w:jc w:val="right"/>
              <w:rPr>
                <w:sz w:val="22"/>
                <w:szCs w:val="22"/>
              </w:rPr>
            </w:pPr>
            <w:r w:rsidRPr="004559BD">
              <w:rPr>
                <w:sz w:val="22"/>
                <w:szCs w:val="22"/>
              </w:rPr>
              <w:t>42</w:t>
            </w:r>
          </w:p>
        </w:tc>
        <w:tc>
          <w:tcPr>
            <w:tcW w:w="0" w:type="auto"/>
          </w:tcPr>
          <w:p w14:paraId="574E7F3A" w14:textId="77777777" w:rsidR="00B86FD2" w:rsidRPr="004559BD" w:rsidRDefault="00972F25">
            <w:pPr>
              <w:jc w:val="right"/>
              <w:rPr>
                <w:sz w:val="22"/>
                <w:szCs w:val="22"/>
              </w:rPr>
            </w:pPr>
            <w:r w:rsidRPr="004559BD">
              <w:rPr>
                <w:sz w:val="22"/>
                <w:szCs w:val="22"/>
              </w:rPr>
              <w:t>4.7</w:t>
            </w:r>
          </w:p>
        </w:tc>
        <w:tc>
          <w:tcPr>
            <w:tcW w:w="0" w:type="auto"/>
          </w:tcPr>
          <w:p w14:paraId="7973AC42" w14:textId="77777777" w:rsidR="00B86FD2" w:rsidRPr="004559BD" w:rsidRDefault="00972F25">
            <w:pPr>
              <w:jc w:val="right"/>
              <w:rPr>
                <w:sz w:val="22"/>
                <w:szCs w:val="22"/>
              </w:rPr>
            </w:pPr>
            <w:r w:rsidRPr="004559BD">
              <w:rPr>
                <w:sz w:val="22"/>
                <w:szCs w:val="22"/>
              </w:rPr>
              <w:t>2.0</w:t>
            </w:r>
          </w:p>
        </w:tc>
        <w:tc>
          <w:tcPr>
            <w:tcW w:w="0" w:type="auto"/>
          </w:tcPr>
          <w:p w14:paraId="65A45829" w14:textId="77777777" w:rsidR="00B86FD2" w:rsidRPr="004559BD" w:rsidRDefault="00972F25">
            <w:pPr>
              <w:jc w:val="right"/>
              <w:rPr>
                <w:sz w:val="22"/>
                <w:szCs w:val="22"/>
              </w:rPr>
            </w:pPr>
            <w:r w:rsidRPr="004559BD">
              <w:rPr>
                <w:sz w:val="22"/>
                <w:szCs w:val="22"/>
              </w:rPr>
              <w:t>42</w:t>
            </w:r>
          </w:p>
        </w:tc>
      </w:tr>
      <w:tr w:rsidR="00B86FD2" w:rsidRPr="004559BD" w14:paraId="6F888ACC" w14:textId="77777777">
        <w:tc>
          <w:tcPr>
            <w:tcW w:w="0" w:type="auto"/>
          </w:tcPr>
          <w:p w14:paraId="0FC9C4B1" w14:textId="77777777" w:rsidR="00B86FD2" w:rsidRPr="004559BD" w:rsidRDefault="00972F25">
            <w:pPr>
              <w:rPr>
                <w:sz w:val="22"/>
                <w:szCs w:val="22"/>
              </w:rPr>
            </w:pPr>
            <w:r w:rsidRPr="004559BD">
              <w:rPr>
                <w:sz w:val="22"/>
                <w:szCs w:val="22"/>
              </w:rPr>
              <w:t>LeechHead</w:t>
            </w:r>
          </w:p>
        </w:tc>
        <w:tc>
          <w:tcPr>
            <w:tcW w:w="0" w:type="auto"/>
          </w:tcPr>
          <w:p w14:paraId="4A8B86F4" w14:textId="77777777" w:rsidR="00B86FD2" w:rsidRPr="004559BD" w:rsidRDefault="00972F25">
            <w:pPr>
              <w:rPr>
                <w:sz w:val="22"/>
                <w:szCs w:val="22"/>
              </w:rPr>
            </w:pPr>
            <w:r w:rsidRPr="004559BD">
              <w:rPr>
                <w:sz w:val="22"/>
                <w:szCs w:val="22"/>
              </w:rPr>
              <w:t>Dry</w:t>
            </w:r>
          </w:p>
        </w:tc>
        <w:tc>
          <w:tcPr>
            <w:tcW w:w="0" w:type="auto"/>
          </w:tcPr>
          <w:p w14:paraId="65C51182" w14:textId="77777777" w:rsidR="00B86FD2" w:rsidRPr="004559BD" w:rsidRDefault="00972F25">
            <w:pPr>
              <w:jc w:val="right"/>
              <w:rPr>
                <w:sz w:val="22"/>
                <w:szCs w:val="22"/>
              </w:rPr>
            </w:pPr>
            <w:r w:rsidRPr="004559BD">
              <w:rPr>
                <w:sz w:val="22"/>
                <w:szCs w:val="22"/>
              </w:rPr>
              <w:t>9</w:t>
            </w:r>
          </w:p>
        </w:tc>
        <w:tc>
          <w:tcPr>
            <w:tcW w:w="0" w:type="auto"/>
          </w:tcPr>
          <w:p w14:paraId="543DA462" w14:textId="77777777" w:rsidR="00B86FD2" w:rsidRPr="004559BD" w:rsidRDefault="00972F25">
            <w:pPr>
              <w:jc w:val="right"/>
              <w:rPr>
                <w:sz w:val="22"/>
                <w:szCs w:val="22"/>
              </w:rPr>
            </w:pPr>
            <w:r w:rsidRPr="004559BD">
              <w:rPr>
                <w:sz w:val="22"/>
                <w:szCs w:val="22"/>
              </w:rPr>
              <w:t>6.3</w:t>
            </w:r>
          </w:p>
        </w:tc>
        <w:tc>
          <w:tcPr>
            <w:tcW w:w="0" w:type="auto"/>
          </w:tcPr>
          <w:p w14:paraId="5BD81C9D" w14:textId="77777777" w:rsidR="00B86FD2" w:rsidRPr="004559BD" w:rsidRDefault="00972F25">
            <w:pPr>
              <w:jc w:val="right"/>
              <w:rPr>
                <w:sz w:val="22"/>
                <w:szCs w:val="22"/>
              </w:rPr>
            </w:pPr>
            <w:r w:rsidRPr="004559BD">
              <w:rPr>
                <w:sz w:val="22"/>
                <w:szCs w:val="22"/>
              </w:rPr>
              <w:t>1.0</w:t>
            </w:r>
          </w:p>
        </w:tc>
        <w:tc>
          <w:tcPr>
            <w:tcW w:w="0" w:type="auto"/>
          </w:tcPr>
          <w:p w14:paraId="0CCEAB26" w14:textId="77777777" w:rsidR="00B86FD2" w:rsidRPr="004559BD" w:rsidRDefault="00972F25">
            <w:pPr>
              <w:jc w:val="right"/>
              <w:rPr>
                <w:sz w:val="22"/>
                <w:szCs w:val="22"/>
              </w:rPr>
            </w:pPr>
            <w:r w:rsidRPr="004559BD">
              <w:rPr>
                <w:sz w:val="22"/>
                <w:szCs w:val="22"/>
              </w:rPr>
              <w:t>15</w:t>
            </w:r>
          </w:p>
        </w:tc>
      </w:tr>
      <w:tr w:rsidR="00B86FD2" w:rsidRPr="004559BD" w14:paraId="17AF4688" w14:textId="77777777">
        <w:tc>
          <w:tcPr>
            <w:tcW w:w="0" w:type="auto"/>
          </w:tcPr>
          <w:p w14:paraId="6441A493" w14:textId="77777777" w:rsidR="00B86FD2" w:rsidRPr="004559BD" w:rsidRDefault="00972F25">
            <w:pPr>
              <w:rPr>
                <w:sz w:val="22"/>
                <w:szCs w:val="22"/>
              </w:rPr>
            </w:pPr>
            <w:r w:rsidRPr="004559BD">
              <w:rPr>
                <w:sz w:val="22"/>
                <w:szCs w:val="22"/>
              </w:rPr>
              <w:t>LeechHead</w:t>
            </w:r>
          </w:p>
        </w:tc>
        <w:tc>
          <w:tcPr>
            <w:tcW w:w="0" w:type="auto"/>
          </w:tcPr>
          <w:p w14:paraId="45538DF8" w14:textId="77777777" w:rsidR="00B86FD2" w:rsidRPr="004559BD" w:rsidRDefault="00972F25">
            <w:pPr>
              <w:rPr>
                <w:sz w:val="22"/>
                <w:szCs w:val="22"/>
              </w:rPr>
            </w:pPr>
            <w:r w:rsidRPr="004559BD">
              <w:rPr>
                <w:sz w:val="22"/>
                <w:szCs w:val="22"/>
              </w:rPr>
              <w:t>Wet</w:t>
            </w:r>
          </w:p>
        </w:tc>
        <w:tc>
          <w:tcPr>
            <w:tcW w:w="0" w:type="auto"/>
          </w:tcPr>
          <w:p w14:paraId="317A3285" w14:textId="77777777" w:rsidR="00B86FD2" w:rsidRPr="004559BD" w:rsidRDefault="00972F25">
            <w:pPr>
              <w:jc w:val="right"/>
              <w:rPr>
                <w:sz w:val="22"/>
                <w:szCs w:val="22"/>
              </w:rPr>
            </w:pPr>
            <w:r w:rsidRPr="004559BD">
              <w:rPr>
                <w:sz w:val="22"/>
                <w:szCs w:val="22"/>
              </w:rPr>
              <w:t>43</w:t>
            </w:r>
          </w:p>
        </w:tc>
        <w:tc>
          <w:tcPr>
            <w:tcW w:w="0" w:type="auto"/>
          </w:tcPr>
          <w:p w14:paraId="37F0E079" w14:textId="77777777" w:rsidR="00B86FD2" w:rsidRPr="004559BD" w:rsidRDefault="00972F25">
            <w:pPr>
              <w:jc w:val="right"/>
              <w:rPr>
                <w:sz w:val="22"/>
                <w:szCs w:val="22"/>
              </w:rPr>
            </w:pPr>
            <w:r w:rsidRPr="004559BD">
              <w:rPr>
                <w:sz w:val="22"/>
                <w:szCs w:val="22"/>
              </w:rPr>
              <w:t>7.2</w:t>
            </w:r>
          </w:p>
        </w:tc>
        <w:tc>
          <w:tcPr>
            <w:tcW w:w="0" w:type="auto"/>
          </w:tcPr>
          <w:p w14:paraId="2EE058BA" w14:textId="77777777" w:rsidR="00B86FD2" w:rsidRPr="004559BD" w:rsidRDefault="00972F25">
            <w:pPr>
              <w:jc w:val="right"/>
              <w:rPr>
                <w:sz w:val="22"/>
                <w:szCs w:val="22"/>
              </w:rPr>
            </w:pPr>
            <w:r w:rsidRPr="004559BD">
              <w:rPr>
                <w:sz w:val="22"/>
                <w:szCs w:val="22"/>
              </w:rPr>
              <w:t>1.8</w:t>
            </w:r>
          </w:p>
        </w:tc>
        <w:tc>
          <w:tcPr>
            <w:tcW w:w="0" w:type="auto"/>
          </w:tcPr>
          <w:p w14:paraId="6FB89815" w14:textId="77777777" w:rsidR="00B86FD2" w:rsidRPr="004559BD" w:rsidRDefault="00972F25">
            <w:pPr>
              <w:jc w:val="right"/>
              <w:rPr>
                <w:sz w:val="22"/>
                <w:szCs w:val="22"/>
              </w:rPr>
            </w:pPr>
            <w:r w:rsidRPr="004559BD">
              <w:rPr>
                <w:sz w:val="22"/>
                <w:szCs w:val="22"/>
              </w:rPr>
              <w:t>24</w:t>
            </w:r>
          </w:p>
        </w:tc>
      </w:tr>
      <w:tr w:rsidR="00B86FD2" w:rsidRPr="004559BD" w14:paraId="40BC87F2" w14:textId="77777777">
        <w:tc>
          <w:tcPr>
            <w:tcW w:w="0" w:type="auto"/>
          </w:tcPr>
          <w:p w14:paraId="3A318E46" w14:textId="77777777" w:rsidR="00B86FD2" w:rsidRPr="004559BD" w:rsidRDefault="00972F25">
            <w:pPr>
              <w:rPr>
                <w:sz w:val="22"/>
                <w:szCs w:val="22"/>
              </w:rPr>
            </w:pPr>
            <w:r w:rsidRPr="004559BD">
              <w:rPr>
                <w:sz w:val="22"/>
                <w:szCs w:val="22"/>
              </w:rPr>
              <w:t>CraggCrk</w:t>
            </w:r>
          </w:p>
        </w:tc>
        <w:tc>
          <w:tcPr>
            <w:tcW w:w="0" w:type="auto"/>
          </w:tcPr>
          <w:p w14:paraId="1A2BD61E" w14:textId="77777777" w:rsidR="00B86FD2" w:rsidRPr="004559BD" w:rsidRDefault="00972F25">
            <w:pPr>
              <w:rPr>
                <w:sz w:val="22"/>
                <w:szCs w:val="22"/>
              </w:rPr>
            </w:pPr>
            <w:r w:rsidRPr="004559BD">
              <w:rPr>
                <w:sz w:val="22"/>
                <w:szCs w:val="22"/>
              </w:rPr>
              <w:t>Dry</w:t>
            </w:r>
          </w:p>
        </w:tc>
        <w:tc>
          <w:tcPr>
            <w:tcW w:w="0" w:type="auto"/>
          </w:tcPr>
          <w:p w14:paraId="1EC209B4" w14:textId="77777777" w:rsidR="00B86FD2" w:rsidRPr="004559BD" w:rsidRDefault="00972F25">
            <w:pPr>
              <w:jc w:val="right"/>
              <w:rPr>
                <w:sz w:val="22"/>
                <w:szCs w:val="22"/>
              </w:rPr>
            </w:pPr>
            <w:r w:rsidRPr="004559BD">
              <w:rPr>
                <w:sz w:val="22"/>
                <w:szCs w:val="22"/>
              </w:rPr>
              <w:t>8</w:t>
            </w:r>
          </w:p>
        </w:tc>
        <w:tc>
          <w:tcPr>
            <w:tcW w:w="0" w:type="auto"/>
          </w:tcPr>
          <w:p w14:paraId="14FAF8D6" w14:textId="77777777" w:rsidR="00B86FD2" w:rsidRPr="004559BD" w:rsidRDefault="00972F25">
            <w:pPr>
              <w:jc w:val="right"/>
              <w:rPr>
                <w:sz w:val="22"/>
                <w:szCs w:val="22"/>
              </w:rPr>
            </w:pPr>
            <w:r w:rsidRPr="004559BD">
              <w:rPr>
                <w:sz w:val="22"/>
                <w:szCs w:val="22"/>
              </w:rPr>
              <w:t>4.3</w:t>
            </w:r>
          </w:p>
        </w:tc>
        <w:tc>
          <w:tcPr>
            <w:tcW w:w="0" w:type="auto"/>
          </w:tcPr>
          <w:p w14:paraId="7B28F74A" w14:textId="77777777" w:rsidR="00B86FD2" w:rsidRPr="004559BD" w:rsidRDefault="00972F25">
            <w:pPr>
              <w:jc w:val="right"/>
              <w:rPr>
                <w:sz w:val="22"/>
                <w:szCs w:val="22"/>
              </w:rPr>
            </w:pPr>
            <w:r w:rsidRPr="004559BD">
              <w:rPr>
                <w:sz w:val="22"/>
                <w:szCs w:val="22"/>
              </w:rPr>
              <w:t>1.2</w:t>
            </w:r>
          </w:p>
        </w:tc>
        <w:tc>
          <w:tcPr>
            <w:tcW w:w="0" w:type="auto"/>
          </w:tcPr>
          <w:p w14:paraId="6DA3D202" w14:textId="77777777" w:rsidR="00B86FD2" w:rsidRPr="004559BD" w:rsidRDefault="00972F25">
            <w:pPr>
              <w:jc w:val="right"/>
              <w:rPr>
                <w:sz w:val="22"/>
                <w:szCs w:val="22"/>
              </w:rPr>
            </w:pPr>
            <w:r w:rsidRPr="004559BD">
              <w:rPr>
                <w:sz w:val="22"/>
                <w:szCs w:val="22"/>
              </w:rPr>
              <w:t>28</w:t>
            </w:r>
          </w:p>
        </w:tc>
      </w:tr>
      <w:tr w:rsidR="00B86FD2" w:rsidRPr="004559BD" w14:paraId="4B1DF8AA" w14:textId="77777777">
        <w:tc>
          <w:tcPr>
            <w:tcW w:w="0" w:type="auto"/>
          </w:tcPr>
          <w:p w14:paraId="1BB81413" w14:textId="77777777" w:rsidR="00B86FD2" w:rsidRPr="004559BD" w:rsidRDefault="00972F25">
            <w:pPr>
              <w:rPr>
                <w:sz w:val="22"/>
                <w:szCs w:val="22"/>
              </w:rPr>
            </w:pPr>
            <w:r w:rsidRPr="004559BD">
              <w:rPr>
                <w:sz w:val="22"/>
                <w:szCs w:val="22"/>
              </w:rPr>
              <w:t>CraggCrk</w:t>
            </w:r>
          </w:p>
        </w:tc>
        <w:tc>
          <w:tcPr>
            <w:tcW w:w="0" w:type="auto"/>
          </w:tcPr>
          <w:p w14:paraId="7FE6E97A" w14:textId="77777777" w:rsidR="00B86FD2" w:rsidRPr="004559BD" w:rsidRDefault="00972F25">
            <w:pPr>
              <w:rPr>
                <w:sz w:val="22"/>
                <w:szCs w:val="22"/>
              </w:rPr>
            </w:pPr>
            <w:r w:rsidRPr="004559BD">
              <w:rPr>
                <w:sz w:val="22"/>
                <w:szCs w:val="22"/>
              </w:rPr>
              <w:t>Wet</w:t>
            </w:r>
          </w:p>
        </w:tc>
        <w:tc>
          <w:tcPr>
            <w:tcW w:w="0" w:type="auto"/>
          </w:tcPr>
          <w:p w14:paraId="5897DF96" w14:textId="77777777" w:rsidR="00B86FD2" w:rsidRPr="004559BD" w:rsidRDefault="00972F25">
            <w:pPr>
              <w:jc w:val="right"/>
              <w:rPr>
                <w:sz w:val="22"/>
                <w:szCs w:val="22"/>
              </w:rPr>
            </w:pPr>
            <w:r w:rsidRPr="004559BD">
              <w:rPr>
                <w:sz w:val="22"/>
                <w:szCs w:val="22"/>
              </w:rPr>
              <w:t>61</w:t>
            </w:r>
          </w:p>
        </w:tc>
        <w:tc>
          <w:tcPr>
            <w:tcW w:w="0" w:type="auto"/>
          </w:tcPr>
          <w:p w14:paraId="5569577B" w14:textId="77777777" w:rsidR="00B86FD2" w:rsidRPr="004559BD" w:rsidRDefault="00972F25">
            <w:pPr>
              <w:jc w:val="right"/>
              <w:rPr>
                <w:sz w:val="22"/>
                <w:szCs w:val="22"/>
              </w:rPr>
            </w:pPr>
            <w:r w:rsidRPr="004559BD">
              <w:rPr>
                <w:sz w:val="22"/>
                <w:szCs w:val="22"/>
              </w:rPr>
              <w:t>4.7</w:t>
            </w:r>
          </w:p>
        </w:tc>
        <w:tc>
          <w:tcPr>
            <w:tcW w:w="0" w:type="auto"/>
          </w:tcPr>
          <w:p w14:paraId="454DE94B" w14:textId="77777777" w:rsidR="00B86FD2" w:rsidRPr="004559BD" w:rsidRDefault="00972F25">
            <w:pPr>
              <w:jc w:val="right"/>
              <w:rPr>
                <w:sz w:val="22"/>
                <w:szCs w:val="22"/>
              </w:rPr>
            </w:pPr>
            <w:r w:rsidRPr="004559BD">
              <w:rPr>
                <w:sz w:val="22"/>
                <w:szCs w:val="22"/>
              </w:rPr>
              <w:t>1.5</w:t>
            </w:r>
          </w:p>
        </w:tc>
        <w:tc>
          <w:tcPr>
            <w:tcW w:w="0" w:type="auto"/>
          </w:tcPr>
          <w:p w14:paraId="58FBB364" w14:textId="77777777" w:rsidR="00B86FD2" w:rsidRPr="004559BD" w:rsidRDefault="00972F25">
            <w:pPr>
              <w:jc w:val="right"/>
              <w:rPr>
                <w:sz w:val="22"/>
                <w:szCs w:val="22"/>
              </w:rPr>
            </w:pPr>
            <w:r w:rsidRPr="004559BD">
              <w:rPr>
                <w:sz w:val="22"/>
                <w:szCs w:val="22"/>
              </w:rPr>
              <w:t>32</w:t>
            </w:r>
          </w:p>
        </w:tc>
      </w:tr>
      <w:tr w:rsidR="00B86FD2" w:rsidRPr="004559BD" w14:paraId="4E9C7DB6" w14:textId="77777777">
        <w:tc>
          <w:tcPr>
            <w:tcW w:w="0" w:type="auto"/>
          </w:tcPr>
          <w:p w14:paraId="57D97CD4" w14:textId="77777777" w:rsidR="00B86FD2" w:rsidRPr="004559BD" w:rsidRDefault="00972F25">
            <w:pPr>
              <w:rPr>
                <w:sz w:val="22"/>
                <w:szCs w:val="22"/>
              </w:rPr>
            </w:pPr>
            <w:r w:rsidRPr="004559BD">
              <w:rPr>
                <w:sz w:val="22"/>
                <w:szCs w:val="22"/>
              </w:rPr>
              <w:t>WestLeech</w:t>
            </w:r>
          </w:p>
        </w:tc>
        <w:tc>
          <w:tcPr>
            <w:tcW w:w="0" w:type="auto"/>
          </w:tcPr>
          <w:p w14:paraId="4D96C082" w14:textId="77777777" w:rsidR="00B86FD2" w:rsidRPr="004559BD" w:rsidRDefault="00972F25">
            <w:pPr>
              <w:rPr>
                <w:sz w:val="22"/>
                <w:szCs w:val="22"/>
              </w:rPr>
            </w:pPr>
            <w:r w:rsidRPr="004559BD">
              <w:rPr>
                <w:sz w:val="22"/>
                <w:szCs w:val="22"/>
              </w:rPr>
              <w:t>Dry</w:t>
            </w:r>
          </w:p>
        </w:tc>
        <w:tc>
          <w:tcPr>
            <w:tcW w:w="0" w:type="auto"/>
          </w:tcPr>
          <w:p w14:paraId="2B641FDB" w14:textId="77777777" w:rsidR="00B86FD2" w:rsidRPr="004559BD" w:rsidRDefault="00972F25">
            <w:pPr>
              <w:jc w:val="right"/>
              <w:rPr>
                <w:sz w:val="22"/>
                <w:szCs w:val="22"/>
              </w:rPr>
            </w:pPr>
            <w:r w:rsidRPr="004559BD">
              <w:rPr>
                <w:sz w:val="22"/>
                <w:szCs w:val="22"/>
              </w:rPr>
              <w:t>7</w:t>
            </w:r>
          </w:p>
        </w:tc>
        <w:tc>
          <w:tcPr>
            <w:tcW w:w="0" w:type="auto"/>
          </w:tcPr>
          <w:p w14:paraId="3B26EC3A" w14:textId="77777777" w:rsidR="00B86FD2" w:rsidRPr="004559BD" w:rsidRDefault="00972F25">
            <w:pPr>
              <w:jc w:val="right"/>
              <w:rPr>
                <w:sz w:val="22"/>
                <w:szCs w:val="22"/>
              </w:rPr>
            </w:pPr>
            <w:r w:rsidRPr="004559BD">
              <w:rPr>
                <w:sz w:val="22"/>
                <w:szCs w:val="22"/>
              </w:rPr>
              <w:t>4.7</w:t>
            </w:r>
          </w:p>
        </w:tc>
        <w:tc>
          <w:tcPr>
            <w:tcW w:w="0" w:type="auto"/>
          </w:tcPr>
          <w:p w14:paraId="5F41347A" w14:textId="77777777" w:rsidR="00B86FD2" w:rsidRPr="004559BD" w:rsidRDefault="00972F25">
            <w:pPr>
              <w:jc w:val="right"/>
              <w:rPr>
                <w:sz w:val="22"/>
                <w:szCs w:val="22"/>
              </w:rPr>
            </w:pPr>
            <w:r w:rsidRPr="004559BD">
              <w:rPr>
                <w:sz w:val="22"/>
                <w:szCs w:val="22"/>
              </w:rPr>
              <w:t>1.4</w:t>
            </w:r>
          </w:p>
        </w:tc>
        <w:tc>
          <w:tcPr>
            <w:tcW w:w="0" w:type="auto"/>
          </w:tcPr>
          <w:p w14:paraId="63870A21" w14:textId="77777777" w:rsidR="00B86FD2" w:rsidRPr="004559BD" w:rsidRDefault="00972F25">
            <w:pPr>
              <w:jc w:val="right"/>
              <w:rPr>
                <w:sz w:val="22"/>
                <w:szCs w:val="22"/>
              </w:rPr>
            </w:pPr>
            <w:r w:rsidRPr="004559BD">
              <w:rPr>
                <w:sz w:val="22"/>
                <w:szCs w:val="22"/>
              </w:rPr>
              <w:t>29</w:t>
            </w:r>
          </w:p>
        </w:tc>
      </w:tr>
      <w:tr w:rsidR="00B86FD2" w:rsidRPr="004559BD" w14:paraId="19A4CF92" w14:textId="77777777">
        <w:tc>
          <w:tcPr>
            <w:tcW w:w="0" w:type="auto"/>
          </w:tcPr>
          <w:p w14:paraId="648F9445" w14:textId="77777777" w:rsidR="00B86FD2" w:rsidRPr="004559BD" w:rsidRDefault="00972F25">
            <w:pPr>
              <w:rPr>
                <w:sz w:val="22"/>
                <w:szCs w:val="22"/>
              </w:rPr>
            </w:pPr>
            <w:r w:rsidRPr="004559BD">
              <w:rPr>
                <w:sz w:val="22"/>
                <w:szCs w:val="22"/>
              </w:rPr>
              <w:t>WestLeech</w:t>
            </w:r>
          </w:p>
        </w:tc>
        <w:tc>
          <w:tcPr>
            <w:tcW w:w="0" w:type="auto"/>
          </w:tcPr>
          <w:p w14:paraId="7337FD25" w14:textId="77777777" w:rsidR="00B86FD2" w:rsidRPr="004559BD" w:rsidRDefault="00972F25">
            <w:pPr>
              <w:rPr>
                <w:sz w:val="22"/>
                <w:szCs w:val="22"/>
              </w:rPr>
            </w:pPr>
            <w:r w:rsidRPr="004559BD">
              <w:rPr>
                <w:sz w:val="22"/>
                <w:szCs w:val="22"/>
              </w:rPr>
              <w:t>Wet</w:t>
            </w:r>
          </w:p>
        </w:tc>
        <w:tc>
          <w:tcPr>
            <w:tcW w:w="0" w:type="auto"/>
          </w:tcPr>
          <w:p w14:paraId="45F76BBA" w14:textId="77777777" w:rsidR="00B86FD2" w:rsidRPr="004559BD" w:rsidRDefault="00972F25">
            <w:pPr>
              <w:jc w:val="right"/>
              <w:rPr>
                <w:sz w:val="22"/>
                <w:szCs w:val="22"/>
              </w:rPr>
            </w:pPr>
            <w:r w:rsidRPr="004559BD">
              <w:rPr>
                <w:sz w:val="22"/>
                <w:szCs w:val="22"/>
              </w:rPr>
              <w:t>60</w:t>
            </w:r>
          </w:p>
        </w:tc>
        <w:tc>
          <w:tcPr>
            <w:tcW w:w="0" w:type="auto"/>
          </w:tcPr>
          <w:p w14:paraId="3FEC9F01" w14:textId="77777777" w:rsidR="00B86FD2" w:rsidRPr="004559BD" w:rsidRDefault="00972F25">
            <w:pPr>
              <w:jc w:val="right"/>
              <w:rPr>
                <w:sz w:val="22"/>
                <w:szCs w:val="22"/>
              </w:rPr>
            </w:pPr>
            <w:r w:rsidRPr="004559BD">
              <w:rPr>
                <w:sz w:val="22"/>
                <w:szCs w:val="22"/>
              </w:rPr>
              <w:t>5.7</w:t>
            </w:r>
          </w:p>
        </w:tc>
        <w:tc>
          <w:tcPr>
            <w:tcW w:w="0" w:type="auto"/>
          </w:tcPr>
          <w:p w14:paraId="739CBA6F" w14:textId="77777777" w:rsidR="00B86FD2" w:rsidRPr="004559BD" w:rsidRDefault="00972F25">
            <w:pPr>
              <w:jc w:val="right"/>
              <w:rPr>
                <w:sz w:val="22"/>
                <w:szCs w:val="22"/>
              </w:rPr>
            </w:pPr>
            <w:r w:rsidRPr="004559BD">
              <w:rPr>
                <w:sz w:val="22"/>
                <w:szCs w:val="22"/>
              </w:rPr>
              <w:t>2.3</w:t>
            </w:r>
          </w:p>
        </w:tc>
        <w:tc>
          <w:tcPr>
            <w:tcW w:w="0" w:type="auto"/>
          </w:tcPr>
          <w:p w14:paraId="5EA922B1" w14:textId="77777777" w:rsidR="00B86FD2" w:rsidRPr="004559BD" w:rsidRDefault="00972F25">
            <w:pPr>
              <w:jc w:val="right"/>
              <w:rPr>
                <w:sz w:val="22"/>
                <w:szCs w:val="22"/>
              </w:rPr>
            </w:pPr>
            <w:r w:rsidRPr="004559BD">
              <w:rPr>
                <w:sz w:val="22"/>
                <w:szCs w:val="22"/>
              </w:rPr>
              <w:t>41</w:t>
            </w:r>
          </w:p>
        </w:tc>
      </w:tr>
      <w:tr w:rsidR="00B86FD2" w:rsidRPr="004559BD" w14:paraId="7B67BE5D" w14:textId="77777777">
        <w:tc>
          <w:tcPr>
            <w:tcW w:w="0" w:type="auto"/>
          </w:tcPr>
          <w:p w14:paraId="62BBE3C3" w14:textId="77777777" w:rsidR="00B86FD2" w:rsidRPr="004559BD" w:rsidRDefault="00972F25">
            <w:pPr>
              <w:rPr>
                <w:sz w:val="22"/>
                <w:szCs w:val="22"/>
              </w:rPr>
            </w:pPr>
            <w:r w:rsidRPr="004559BD">
              <w:rPr>
                <w:sz w:val="22"/>
                <w:szCs w:val="22"/>
              </w:rPr>
              <w:t>Tunnel</w:t>
            </w:r>
          </w:p>
        </w:tc>
        <w:tc>
          <w:tcPr>
            <w:tcW w:w="0" w:type="auto"/>
          </w:tcPr>
          <w:p w14:paraId="5D1D93DE" w14:textId="77777777" w:rsidR="00B86FD2" w:rsidRPr="004559BD" w:rsidRDefault="00972F25">
            <w:pPr>
              <w:rPr>
                <w:sz w:val="22"/>
                <w:szCs w:val="22"/>
              </w:rPr>
            </w:pPr>
            <w:r w:rsidRPr="004559BD">
              <w:rPr>
                <w:sz w:val="22"/>
                <w:szCs w:val="22"/>
              </w:rPr>
              <w:t>Dry</w:t>
            </w:r>
          </w:p>
        </w:tc>
        <w:tc>
          <w:tcPr>
            <w:tcW w:w="0" w:type="auto"/>
          </w:tcPr>
          <w:p w14:paraId="52BE984B" w14:textId="77777777" w:rsidR="00B86FD2" w:rsidRPr="004559BD" w:rsidRDefault="00972F25">
            <w:pPr>
              <w:jc w:val="right"/>
              <w:rPr>
                <w:sz w:val="22"/>
                <w:szCs w:val="22"/>
              </w:rPr>
            </w:pPr>
            <w:r w:rsidRPr="004559BD">
              <w:rPr>
                <w:sz w:val="22"/>
                <w:szCs w:val="22"/>
              </w:rPr>
              <w:t>14</w:t>
            </w:r>
          </w:p>
        </w:tc>
        <w:tc>
          <w:tcPr>
            <w:tcW w:w="0" w:type="auto"/>
          </w:tcPr>
          <w:p w14:paraId="74E55D9E" w14:textId="77777777" w:rsidR="00B86FD2" w:rsidRPr="004559BD" w:rsidRDefault="00972F25">
            <w:pPr>
              <w:jc w:val="right"/>
              <w:rPr>
                <w:sz w:val="22"/>
                <w:szCs w:val="22"/>
              </w:rPr>
            </w:pPr>
            <w:r w:rsidRPr="004559BD">
              <w:rPr>
                <w:sz w:val="22"/>
                <w:szCs w:val="22"/>
              </w:rPr>
              <w:t>4.2</w:t>
            </w:r>
          </w:p>
        </w:tc>
        <w:tc>
          <w:tcPr>
            <w:tcW w:w="0" w:type="auto"/>
          </w:tcPr>
          <w:p w14:paraId="1E457794" w14:textId="77777777" w:rsidR="00B86FD2" w:rsidRPr="004559BD" w:rsidRDefault="00972F25">
            <w:pPr>
              <w:jc w:val="right"/>
              <w:rPr>
                <w:sz w:val="22"/>
                <w:szCs w:val="22"/>
              </w:rPr>
            </w:pPr>
            <w:r w:rsidRPr="004559BD">
              <w:rPr>
                <w:sz w:val="22"/>
                <w:szCs w:val="22"/>
              </w:rPr>
              <w:t>2.2</w:t>
            </w:r>
          </w:p>
        </w:tc>
        <w:tc>
          <w:tcPr>
            <w:tcW w:w="0" w:type="auto"/>
          </w:tcPr>
          <w:p w14:paraId="6A0921EF" w14:textId="77777777" w:rsidR="00B86FD2" w:rsidRPr="004559BD" w:rsidRDefault="00972F25">
            <w:pPr>
              <w:jc w:val="right"/>
              <w:rPr>
                <w:sz w:val="22"/>
                <w:szCs w:val="22"/>
              </w:rPr>
            </w:pPr>
            <w:r w:rsidRPr="004559BD">
              <w:rPr>
                <w:sz w:val="22"/>
                <w:szCs w:val="22"/>
              </w:rPr>
              <w:t>52</w:t>
            </w:r>
          </w:p>
        </w:tc>
      </w:tr>
      <w:tr w:rsidR="00B86FD2" w:rsidRPr="004559BD" w14:paraId="252252F6" w14:textId="77777777">
        <w:tc>
          <w:tcPr>
            <w:tcW w:w="0" w:type="auto"/>
          </w:tcPr>
          <w:p w14:paraId="55FEEF3E" w14:textId="77777777" w:rsidR="00B86FD2" w:rsidRPr="004559BD" w:rsidRDefault="00972F25">
            <w:pPr>
              <w:rPr>
                <w:sz w:val="22"/>
                <w:szCs w:val="22"/>
              </w:rPr>
            </w:pPr>
            <w:r w:rsidRPr="004559BD">
              <w:rPr>
                <w:sz w:val="22"/>
                <w:szCs w:val="22"/>
              </w:rPr>
              <w:t>Tunnel</w:t>
            </w:r>
          </w:p>
        </w:tc>
        <w:tc>
          <w:tcPr>
            <w:tcW w:w="0" w:type="auto"/>
          </w:tcPr>
          <w:p w14:paraId="302D084C" w14:textId="77777777" w:rsidR="00B86FD2" w:rsidRPr="004559BD" w:rsidRDefault="00972F25">
            <w:pPr>
              <w:rPr>
                <w:sz w:val="22"/>
                <w:szCs w:val="22"/>
              </w:rPr>
            </w:pPr>
            <w:r w:rsidRPr="004559BD">
              <w:rPr>
                <w:sz w:val="22"/>
                <w:szCs w:val="22"/>
              </w:rPr>
              <w:t>Wet</w:t>
            </w:r>
          </w:p>
        </w:tc>
        <w:tc>
          <w:tcPr>
            <w:tcW w:w="0" w:type="auto"/>
          </w:tcPr>
          <w:p w14:paraId="4AA41F3B" w14:textId="77777777" w:rsidR="00B86FD2" w:rsidRPr="004559BD" w:rsidRDefault="00972F25">
            <w:pPr>
              <w:jc w:val="right"/>
              <w:rPr>
                <w:sz w:val="22"/>
                <w:szCs w:val="22"/>
              </w:rPr>
            </w:pPr>
            <w:r w:rsidRPr="004559BD">
              <w:rPr>
                <w:sz w:val="22"/>
                <w:szCs w:val="22"/>
              </w:rPr>
              <w:t>60</w:t>
            </w:r>
          </w:p>
        </w:tc>
        <w:tc>
          <w:tcPr>
            <w:tcW w:w="0" w:type="auto"/>
          </w:tcPr>
          <w:p w14:paraId="154EE930" w14:textId="77777777" w:rsidR="00B86FD2" w:rsidRPr="004559BD" w:rsidRDefault="00972F25">
            <w:pPr>
              <w:jc w:val="right"/>
              <w:rPr>
                <w:sz w:val="22"/>
                <w:szCs w:val="22"/>
              </w:rPr>
            </w:pPr>
            <w:r w:rsidRPr="004559BD">
              <w:rPr>
                <w:sz w:val="22"/>
                <w:szCs w:val="22"/>
              </w:rPr>
              <w:t>4.9</w:t>
            </w:r>
          </w:p>
        </w:tc>
        <w:tc>
          <w:tcPr>
            <w:tcW w:w="0" w:type="auto"/>
          </w:tcPr>
          <w:p w14:paraId="0F54863F" w14:textId="77777777" w:rsidR="00B86FD2" w:rsidRPr="004559BD" w:rsidRDefault="00972F25">
            <w:pPr>
              <w:jc w:val="right"/>
              <w:rPr>
                <w:sz w:val="22"/>
                <w:szCs w:val="22"/>
              </w:rPr>
            </w:pPr>
            <w:r w:rsidRPr="004559BD">
              <w:rPr>
                <w:sz w:val="22"/>
                <w:szCs w:val="22"/>
              </w:rPr>
              <w:t>1.6</w:t>
            </w:r>
          </w:p>
        </w:tc>
        <w:tc>
          <w:tcPr>
            <w:tcW w:w="0" w:type="auto"/>
          </w:tcPr>
          <w:p w14:paraId="38AECE04" w14:textId="77777777" w:rsidR="00B86FD2" w:rsidRPr="004559BD" w:rsidRDefault="00972F25">
            <w:pPr>
              <w:jc w:val="right"/>
              <w:rPr>
                <w:sz w:val="22"/>
                <w:szCs w:val="22"/>
              </w:rPr>
            </w:pPr>
            <w:r w:rsidRPr="004559BD">
              <w:rPr>
                <w:sz w:val="22"/>
                <w:szCs w:val="22"/>
              </w:rPr>
              <w:t>33</w:t>
            </w:r>
          </w:p>
        </w:tc>
      </w:tr>
    </w:tbl>
    <w:p w14:paraId="30D5633C" w14:textId="77777777" w:rsidR="00B86FD2" w:rsidRDefault="00972F25">
      <w:r>
        <w:t> </w:t>
      </w:r>
    </w:p>
    <w:p w14:paraId="054CD3A9" w14:textId="77777777" w:rsidR="00B86FD2" w:rsidRDefault="00972F25">
      <w:pPr>
        <w:pStyle w:val="Heading4"/>
      </w:pPr>
      <w:bookmarkStart w:id="98" w:name="stormflow-representation"/>
      <w:r>
        <w:t>Stormflow representation</w:t>
      </w:r>
      <w:bookmarkEnd w:id="98"/>
    </w:p>
    <w:p w14:paraId="6F60AC38" w14:textId="77777777" w:rsidR="00B86FD2" w:rsidRDefault="00972F25">
      <w:r>
        <w:t>During the wet season, rain events are the dominant hydrologic forcing. Table 13 summarizes the number of samples collected across the LWSA sub-basin sites by sample type.</w:t>
      </w:r>
    </w:p>
    <w:p w14:paraId="6ABBD887" w14:textId="77777777" w:rsidR="00B86FD2" w:rsidRDefault="00972F25">
      <w:r>
        <w:t> </w:t>
      </w:r>
    </w:p>
    <w:p w14:paraId="436E9A5F" w14:textId="77777777" w:rsidR="00B86FD2" w:rsidRDefault="00972F25">
      <w:r>
        <w:t xml:space="preserve">Table 13: </w:t>
      </w:r>
      <w:r w:rsidRPr="004559BD">
        <w:rPr>
          <w:i/>
          <w:iCs/>
        </w:rPr>
        <w:t>Summary of wet-season samples collected across LWSA subbasin sites from Oct 2018 to Feb 2020</w:t>
      </w:r>
    </w:p>
    <w:tbl>
      <w:tblPr>
        <w:tblW w:w="0" w:type="pct"/>
        <w:tblLook w:val="07E0" w:firstRow="1" w:lastRow="1" w:firstColumn="1" w:lastColumn="1" w:noHBand="1" w:noVBand="1"/>
        <w:tblCaption w:val="Table 13: Summary of wet-season samples collected across LWSA subbasin sites from Oct 2018 to Feb 2020"/>
      </w:tblPr>
      <w:tblGrid>
        <w:gridCol w:w="1289"/>
        <w:gridCol w:w="1418"/>
        <w:gridCol w:w="805"/>
      </w:tblGrid>
      <w:tr w:rsidR="00B86FD2" w:rsidRPr="004559BD" w14:paraId="0E9BAFA1" w14:textId="77777777">
        <w:tc>
          <w:tcPr>
            <w:tcW w:w="0" w:type="auto"/>
            <w:tcBorders>
              <w:bottom w:val="single" w:sz="0" w:space="0" w:color="auto"/>
            </w:tcBorders>
            <w:vAlign w:val="bottom"/>
          </w:tcPr>
          <w:p w14:paraId="0524F480" w14:textId="77777777" w:rsidR="00B86FD2" w:rsidRPr="004559BD" w:rsidRDefault="00972F25">
            <w:pPr>
              <w:rPr>
                <w:sz w:val="22"/>
                <w:szCs w:val="22"/>
              </w:rPr>
            </w:pPr>
            <w:r w:rsidRPr="004559BD">
              <w:rPr>
                <w:sz w:val="22"/>
                <w:szCs w:val="22"/>
              </w:rPr>
              <w:t>Site</w:t>
            </w:r>
          </w:p>
        </w:tc>
        <w:tc>
          <w:tcPr>
            <w:tcW w:w="0" w:type="auto"/>
            <w:tcBorders>
              <w:bottom w:val="single" w:sz="0" w:space="0" w:color="auto"/>
            </w:tcBorders>
            <w:vAlign w:val="bottom"/>
          </w:tcPr>
          <w:p w14:paraId="75C478A3" w14:textId="77777777" w:rsidR="00B86FD2" w:rsidRPr="004559BD" w:rsidRDefault="00972F25">
            <w:pPr>
              <w:rPr>
                <w:sz w:val="22"/>
                <w:szCs w:val="22"/>
              </w:rPr>
            </w:pPr>
            <w:r w:rsidRPr="004559BD">
              <w:rPr>
                <w:sz w:val="22"/>
                <w:szCs w:val="22"/>
              </w:rPr>
              <w:t>Sample type</w:t>
            </w:r>
          </w:p>
        </w:tc>
        <w:tc>
          <w:tcPr>
            <w:tcW w:w="0" w:type="auto"/>
            <w:tcBorders>
              <w:bottom w:val="single" w:sz="0" w:space="0" w:color="auto"/>
            </w:tcBorders>
            <w:vAlign w:val="bottom"/>
          </w:tcPr>
          <w:p w14:paraId="0D54F084" w14:textId="77777777" w:rsidR="00B86FD2" w:rsidRPr="004559BD" w:rsidRDefault="00972F25">
            <w:pPr>
              <w:jc w:val="right"/>
              <w:rPr>
                <w:sz w:val="22"/>
                <w:szCs w:val="22"/>
              </w:rPr>
            </w:pPr>
            <w:r w:rsidRPr="004559BD">
              <w:rPr>
                <w:sz w:val="22"/>
                <w:szCs w:val="22"/>
              </w:rPr>
              <w:t>Count</w:t>
            </w:r>
          </w:p>
        </w:tc>
      </w:tr>
      <w:tr w:rsidR="00B86FD2" w:rsidRPr="004559BD" w14:paraId="1753A22B" w14:textId="77777777">
        <w:tc>
          <w:tcPr>
            <w:tcW w:w="0" w:type="auto"/>
          </w:tcPr>
          <w:p w14:paraId="05AD6565" w14:textId="77777777" w:rsidR="00B86FD2" w:rsidRPr="004559BD" w:rsidRDefault="00972F25">
            <w:pPr>
              <w:rPr>
                <w:sz w:val="22"/>
                <w:szCs w:val="22"/>
              </w:rPr>
            </w:pPr>
            <w:r w:rsidRPr="004559BD">
              <w:rPr>
                <w:sz w:val="22"/>
                <w:szCs w:val="22"/>
              </w:rPr>
              <w:t>Weeks</w:t>
            </w:r>
          </w:p>
        </w:tc>
        <w:tc>
          <w:tcPr>
            <w:tcW w:w="0" w:type="auto"/>
          </w:tcPr>
          <w:p w14:paraId="6817861E" w14:textId="77777777" w:rsidR="00B86FD2" w:rsidRPr="004559BD" w:rsidRDefault="00972F25">
            <w:pPr>
              <w:rPr>
                <w:sz w:val="22"/>
                <w:szCs w:val="22"/>
              </w:rPr>
            </w:pPr>
            <w:r w:rsidRPr="004559BD">
              <w:rPr>
                <w:sz w:val="22"/>
                <w:szCs w:val="22"/>
              </w:rPr>
              <w:t>Grab</w:t>
            </w:r>
          </w:p>
        </w:tc>
        <w:tc>
          <w:tcPr>
            <w:tcW w:w="0" w:type="auto"/>
          </w:tcPr>
          <w:p w14:paraId="6981101A" w14:textId="77777777" w:rsidR="00B86FD2" w:rsidRPr="004559BD" w:rsidRDefault="00972F25">
            <w:pPr>
              <w:jc w:val="right"/>
              <w:rPr>
                <w:sz w:val="22"/>
                <w:szCs w:val="22"/>
              </w:rPr>
            </w:pPr>
            <w:r w:rsidRPr="004559BD">
              <w:rPr>
                <w:sz w:val="22"/>
                <w:szCs w:val="22"/>
              </w:rPr>
              <w:t>17</w:t>
            </w:r>
          </w:p>
        </w:tc>
      </w:tr>
      <w:tr w:rsidR="00B86FD2" w:rsidRPr="004559BD" w14:paraId="36298927" w14:textId="77777777">
        <w:tc>
          <w:tcPr>
            <w:tcW w:w="0" w:type="auto"/>
          </w:tcPr>
          <w:p w14:paraId="7E811499" w14:textId="77777777" w:rsidR="00B86FD2" w:rsidRPr="004559BD" w:rsidRDefault="00972F25">
            <w:pPr>
              <w:rPr>
                <w:sz w:val="22"/>
                <w:szCs w:val="22"/>
              </w:rPr>
            </w:pPr>
            <w:r w:rsidRPr="004559BD">
              <w:rPr>
                <w:sz w:val="22"/>
                <w:szCs w:val="22"/>
              </w:rPr>
              <w:t>Weeks</w:t>
            </w:r>
          </w:p>
        </w:tc>
        <w:tc>
          <w:tcPr>
            <w:tcW w:w="0" w:type="auto"/>
          </w:tcPr>
          <w:p w14:paraId="39002EA3" w14:textId="77777777" w:rsidR="00B86FD2" w:rsidRPr="004559BD" w:rsidRDefault="00972F25">
            <w:pPr>
              <w:rPr>
                <w:sz w:val="22"/>
                <w:szCs w:val="22"/>
              </w:rPr>
            </w:pPr>
            <w:r w:rsidRPr="004559BD">
              <w:rPr>
                <w:sz w:val="22"/>
                <w:szCs w:val="22"/>
              </w:rPr>
              <w:t>Rack</w:t>
            </w:r>
          </w:p>
        </w:tc>
        <w:tc>
          <w:tcPr>
            <w:tcW w:w="0" w:type="auto"/>
          </w:tcPr>
          <w:p w14:paraId="570A0332" w14:textId="77777777" w:rsidR="00B86FD2" w:rsidRPr="004559BD" w:rsidRDefault="00972F25">
            <w:pPr>
              <w:jc w:val="right"/>
              <w:rPr>
                <w:sz w:val="22"/>
                <w:szCs w:val="22"/>
              </w:rPr>
            </w:pPr>
            <w:r w:rsidRPr="004559BD">
              <w:rPr>
                <w:sz w:val="22"/>
                <w:szCs w:val="22"/>
              </w:rPr>
              <w:t>31</w:t>
            </w:r>
          </w:p>
        </w:tc>
      </w:tr>
      <w:tr w:rsidR="00B86FD2" w:rsidRPr="004559BD" w14:paraId="05BCB10A" w14:textId="77777777">
        <w:tc>
          <w:tcPr>
            <w:tcW w:w="0" w:type="auto"/>
          </w:tcPr>
          <w:p w14:paraId="727F7DE6" w14:textId="77777777" w:rsidR="00B86FD2" w:rsidRPr="004559BD" w:rsidRDefault="00972F25">
            <w:pPr>
              <w:rPr>
                <w:sz w:val="22"/>
                <w:szCs w:val="22"/>
              </w:rPr>
            </w:pPr>
            <w:r w:rsidRPr="004559BD">
              <w:rPr>
                <w:sz w:val="22"/>
                <w:szCs w:val="22"/>
              </w:rPr>
              <w:t>ChrisCrk</w:t>
            </w:r>
          </w:p>
        </w:tc>
        <w:tc>
          <w:tcPr>
            <w:tcW w:w="0" w:type="auto"/>
          </w:tcPr>
          <w:p w14:paraId="200DCD81" w14:textId="77777777" w:rsidR="00B86FD2" w:rsidRPr="004559BD" w:rsidRDefault="00972F25">
            <w:pPr>
              <w:rPr>
                <w:sz w:val="22"/>
                <w:szCs w:val="22"/>
              </w:rPr>
            </w:pPr>
            <w:r w:rsidRPr="004559BD">
              <w:rPr>
                <w:sz w:val="22"/>
                <w:szCs w:val="22"/>
              </w:rPr>
              <w:t>Grab</w:t>
            </w:r>
          </w:p>
        </w:tc>
        <w:tc>
          <w:tcPr>
            <w:tcW w:w="0" w:type="auto"/>
          </w:tcPr>
          <w:p w14:paraId="4C918589" w14:textId="77777777" w:rsidR="00B86FD2" w:rsidRPr="004559BD" w:rsidRDefault="00972F25">
            <w:pPr>
              <w:jc w:val="right"/>
              <w:rPr>
                <w:sz w:val="22"/>
                <w:szCs w:val="22"/>
              </w:rPr>
            </w:pPr>
            <w:r w:rsidRPr="004559BD">
              <w:rPr>
                <w:sz w:val="22"/>
                <w:szCs w:val="22"/>
              </w:rPr>
              <w:t>15</w:t>
            </w:r>
          </w:p>
        </w:tc>
      </w:tr>
      <w:tr w:rsidR="00B86FD2" w:rsidRPr="004559BD" w14:paraId="718D394E" w14:textId="77777777">
        <w:tc>
          <w:tcPr>
            <w:tcW w:w="0" w:type="auto"/>
          </w:tcPr>
          <w:p w14:paraId="32E07F10" w14:textId="77777777" w:rsidR="00B86FD2" w:rsidRPr="004559BD" w:rsidRDefault="00972F25">
            <w:pPr>
              <w:rPr>
                <w:sz w:val="22"/>
                <w:szCs w:val="22"/>
              </w:rPr>
            </w:pPr>
            <w:r w:rsidRPr="004559BD">
              <w:rPr>
                <w:sz w:val="22"/>
                <w:szCs w:val="22"/>
              </w:rPr>
              <w:t>ChrisCrk</w:t>
            </w:r>
          </w:p>
        </w:tc>
        <w:tc>
          <w:tcPr>
            <w:tcW w:w="0" w:type="auto"/>
          </w:tcPr>
          <w:p w14:paraId="697745A7" w14:textId="77777777" w:rsidR="00B86FD2" w:rsidRPr="004559BD" w:rsidRDefault="00972F25">
            <w:pPr>
              <w:rPr>
                <w:sz w:val="22"/>
                <w:szCs w:val="22"/>
              </w:rPr>
            </w:pPr>
            <w:r w:rsidRPr="004559BD">
              <w:rPr>
                <w:sz w:val="22"/>
                <w:szCs w:val="22"/>
              </w:rPr>
              <w:t>Rack</w:t>
            </w:r>
          </w:p>
        </w:tc>
        <w:tc>
          <w:tcPr>
            <w:tcW w:w="0" w:type="auto"/>
          </w:tcPr>
          <w:p w14:paraId="1FB80464" w14:textId="77777777" w:rsidR="00B86FD2" w:rsidRPr="004559BD" w:rsidRDefault="00972F25">
            <w:pPr>
              <w:jc w:val="right"/>
              <w:rPr>
                <w:sz w:val="22"/>
                <w:szCs w:val="22"/>
              </w:rPr>
            </w:pPr>
            <w:r w:rsidRPr="004559BD">
              <w:rPr>
                <w:sz w:val="22"/>
                <w:szCs w:val="22"/>
              </w:rPr>
              <w:t>27</w:t>
            </w:r>
          </w:p>
        </w:tc>
      </w:tr>
      <w:tr w:rsidR="00B86FD2" w:rsidRPr="004559BD" w14:paraId="2B4E48AC" w14:textId="77777777">
        <w:tc>
          <w:tcPr>
            <w:tcW w:w="0" w:type="auto"/>
          </w:tcPr>
          <w:p w14:paraId="51DC6264" w14:textId="77777777" w:rsidR="00B86FD2" w:rsidRPr="004559BD" w:rsidRDefault="00972F25">
            <w:pPr>
              <w:rPr>
                <w:sz w:val="22"/>
                <w:szCs w:val="22"/>
              </w:rPr>
            </w:pPr>
            <w:r w:rsidRPr="004559BD">
              <w:rPr>
                <w:sz w:val="22"/>
                <w:szCs w:val="22"/>
              </w:rPr>
              <w:t>LeechHead</w:t>
            </w:r>
          </w:p>
        </w:tc>
        <w:tc>
          <w:tcPr>
            <w:tcW w:w="0" w:type="auto"/>
          </w:tcPr>
          <w:p w14:paraId="0EB77651" w14:textId="77777777" w:rsidR="00B86FD2" w:rsidRPr="004559BD" w:rsidRDefault="00972F25">
            <w:pPr>
              <w:rPr>
                <w:sz w:val="22"/>
                <w:szCs w:val="22"/>
              </w:rPr>
            </w:pPr>
            <w:r w:rsidRPr="004559BD">
              <w:rPr>
                <w:sz w:val="22"/>
                <w:szCs w:val="22"/>
              </w:rPr>
              <w:t>Grab</w:t>
            </w:r>
          </w:p>
        </w:tc>
        <w:tc>
          <w:tcPr>
            <w:tcW w:w="0" w:type="auto"/>
          </w:tcPr>
          <w:p w14:paraId="2F42A8B1" w14:textId="77777777" w:rsidR="00B86FD2" w:rsidRPr="004559BD" w:rsidRDefault="00972F25">
            <w:pPr>
              <w:jc w:val="right"/>
              <w:rPr>
                <w:sz w:val="22"/>
                <w:szCs w:val="22"/>
              </w:rPr>
            </w:pPr>
            <w:r w:rsidRPr="004559BD">
              <w:rPr>
                <w:sz w:val="22"/>
                <w:szCs w:val="22"/>
              </w:rPr>
              <w:t>13</w:t>
            </w:r>
          </w:p>
        </w:tc>
      </w:tr>
      <w:tr w:rsidR="00B86FD2" w:rsidRPr="004559BD" w14:paraId="1DDF58FC" w14:textId="77777777">
        <w:tc>
          <w:tcPr>
            <w:tcW w:w="0" w:type="auto"/>
          </w:tcPr>
          <w:p w14:paraId="7546B510" w14:textId="77777777" w:rsidR="00B86FD2" w:rsidRPr="004559BD" w:rsidRDefault="00972F25">
            <w:pPr>
              <w:rPr>
                <w:sz w:val="22"/>
                <w:szCs w:val="22"/>
              </w:rPr>
            </w:pPr>
            <w:r w:rsidRPr="004559BD">
              <w:rPr>
                <w:sz w:val="22"/>
                <w:szCs w:val="22"/>
              </w:rPr>
              <w:t>LeechHead</w:t>
            </w:r>
          </w:p>
        </w:tc>
        <w:tc>
          <w:tcPr>
            <w:tcW w:w="0" w:type="auto"/>
          </w:tcPr>
          <w:p w14:paraId="349D2B10" w14:textId="77777777" w:rsidR="00B86FD2" w:rsidRPr="004559BD" w:rsidRDefault="00972F25">
            <w:pPr>
              <w:rPr>
                <w:sz w:val="22"/>
                <w:szCs w:val="22"/>
              </w:rPr>
            </w:pPr>
            <w:r w:rsidRPr="004559BD">
              <w:rPr>
                <w:sz w:val="22"/>
                <w:szCs w:val="22"/>
              </w:rPr>
              <w:t>Rack</w:t>
            </w:r>
          </w:p>
        </w:tc>
        <w:tc>
          <w:tcPr>
            <w:tcW w:w="0" w:type="auto"/>
          </w:tcPr>
          <w:p w14:paraId="0C89CF38" w14:textId="77777777" w:rsidR="00B86FD2" w:rsidRPr="004559BD" w:rsidRDefault="00972F25">
            <w:pPr>
              <w:jc w:val="right"/>
              <w:rPr>
                <w:sz w:val="22"/>
                <w:szCs w:val="22"/>
              </w:rPr>
            </w:pPr>
            <w:r w:rsidRPr="004559BD">
              <w:rPr>
                <w:sz w:val="22"/>
                <w:szCs w:val="22"/>
              </w:rPr>
              <w:t>30</w:t>
            </w:r>
          </w:p>
        </w:tc>
      </w:tr>
      <w:tr w:rsidR="00B86FD2" w:rsidRPr="004559BD" w14:paraId="32B9E2F6" w14:textId="77777777">
        <w:tc>
          <w:tcPr>
            <w:tcW w:w="0" w:type="auto"/>
          </w:tcPr>
          <w:p w14:paraId="1C657385" w14:textId="77777777" w:rsidR="00B86FD2" w:rsidRPr="004559BD" w:rsidRDefault="00972F25">
            <w:pPr>
              <w:rPr>
                <w:sz w:val="22"/>
                <w:szCs w:val="22"/>
              </w:rPr>
            </w:pPr>
            <w:r w:rsidRPr="004559BD">
              <w:rPr>
                <w:sz w:val="22"/>
                <w:szCs w:val="22"/>
              </w:rPr>
              <w:t>CraggCrk</w:t>
            </w:r>
          </w:p>
        </w:tc>
        <w:tc>
          <w:tcPr>
            <w:tcW w:w="0" w:type="auto"/>
          </w:tcPr>
          <w:p w14:paraId="7B0D8317" w14:textId="77777777" w:rsidR="00B86FD2" w:rsidRPr="004559BD" w:rsidRDefault="00972F25">
            <w:pPr>
              <w:rPr>
                <w:sz w:val="22"/>
                <w:szCs w:val="22"/>
              </w:rPr>
            </w:pPr>
            <w:r w:rsidRPr="004559BD">
              <w:rPr>
                <w:sz w:val="22"/>
                <w:szCs w:val="22"/>
              </w:rPr>
              <w:t>Grab</w:t>
            </w:r>
          </w:p>
        </w:tc>
        <w:tc>
          <w:tcPr>
            <w:tcW w:w="0" w:type="auto"/>
          </w:tcPr>
          <w:p w14:paraId="506AF806" w14:textId="77777777" w:rsidR="00B86FD2" w:rsidRPr="004559BD" w:rsidRDefault="00972F25">
            <w:pPr>
              <w:jc w:val="right"/>
              <w:rPr>
                <w:sz w:val="22"/>
                <w:szCs w:val="22"/>
              </w:rPr>
            </w:pPr>
            <w:r w:rsidRPr="004559BD">
              <w:rPr>
                <w:sz w:val="22"/>
                <w:szCs w:val="22"/>
              </w:rPr>
              <w:t>26</w:t>
            </w:r>
          </w:p>
        </w:tc>
      </w:tr>
      <w:tr w:rsidR="00B86FD2" w:rsidRPr="004559BD" w14:paraId="12D281A8" w14:textId="77777777">
        <w:tc>
          <w:tcPr>
            <w:tcW w:w="0" w:type="auto"/>
          </w:tcPr>
          <w:p w14:paraId="2044B69C" w14:textId="77777777" w:rsidR="00B86FD2" w:rsidRPr="004559BD" w:rsidRDefault="00972F25">
            <w:pPr>
              <w:rPr>
                <w:sz w:val="22"/>
                <w:szCs w:val="22"/>
              </w:rPr>
            </w:pPr>
            <w:r w:rsidRPr="004559BD">
              <w:rPr>
                <w:sz w:val="22"/>
                <w:szCs w:val="22"/>
              </w:rPr>
              <w:t>CraggCrk</w:t>
            </w:r>
          </w:p>
        </w:tc>
        <w:tc>
          <w:tcPr>
            <w:tcW w:w="0" w:type="auto"/>
          </w:tcPr>
          <w:p w14:paraId="071E3DD7" w14:textId="77777777" w:rsidR="00B86FD2" w:rsidRPr="004559BD" w:rsidRDefault="00972F25">
            <w:pPr>
              <w:rPr>
                <w:sz w:val="22"/>
                <w:szCs w:val="22"/>
              </w:rPr>
            </w:pPr>
            <w:r w:rsidRPr="004559BD">
              <w:rPr>
                <w:sz w:val="22"/>
                <w:szCs w:val="22"/>
              </w:rPr>
              <w:t>Rack</w:t>
            </w:r>
          </w:p>
        </w:tc>
        <w:tc>
          <w:tcPr>
            <w:tcW w:w="0" w:type="auto"/>
          </w:tcPr>
          <w:p w14:paraId="2E37194E" w14:textId="77777777" w:rsidR="00B86FD2" w:rsidRPr="004559BD" w:rsidRDefault="00972F25">
            <w:pPr>
              <w:jc w:val="right"/>
              <w:rPr>
                <w:sz w:val="22"/>
                <w:szCs w:val="22"/>
              </w:rPr>
            </w:pPr>
            <w:r w:rsidRPr="004559BD">
              <w:rPr>
                <w:sz w:val="22"/>
                <w:szCs w:val="22"/>
              </w:rPr>
              <w:t>35</w:t>
            </w:r>
          </w:p>
        </w:tc>
      </w:tr>
      <w:tr w:rsidR="00B86FD2" w:rsidRPr="004559BD" w14:paraId="3CE7E60D" w14:textId="77777777">
        <w:tc>
          <w:tcPr>
            <w:tcW w:w="0" w:type="auto"/>
          </w:tcPr>
          <w:p w14:paraId="30C4C5FA" w14:textId="77777777" w:rsidR="00B86FD2" w:rsidRPr="004559BD" w:rsidRDefault="00972F25">
            <w:pPr>
              <w:rPr>
                <w:sz w:val="22"/>
                <w:szCs w:val="22"/>
              </w:rPr>
            </w:pPr>
            <w:r w:rsidRPr="004559BD">
              <w:rPr>
                <w:sz w:val="22"/>
                <w:szCs w:val="22"/>
              </w:rPr>
              <w:t>WestLeech</w:t>
            </w:r>
          </w:p>
        </w:tc>
        <w:tc>
          <w:tcPr>
            <w:tcW w:w="0" w:type="auto"/>
          </w:tcPr>
          <w:p w14:paraId="07EBC74A" w14:textId="77777777" w:rsidR="00B86FD2" w:rsidRPr="004559BD" w:rsidRDefault="00972F25">
            <w:pPr>
              <w:rPr>
                <w:sz w:val="22"/>
                <w:szCs w:val="22"/>
              </w:rPr>
            </w:pPr>
            <w:r w:rsidRPr="004559BD">
              <w:rPr>
                <w:sz w:val="22"/>
                <w:szCs w:val="22"/>
              </w:rPr>
              <w:t>Grab</w:t>
            </w:r>
          </w:p>
        </w:tc>
        <w:tc>
          <w:tcPr>
            <w:tcW w:w="0" w:type="auto"/>
          </w:tcPr>
          <w:p w14:paraId="7B490F96" w14:textId="77777777" w:rsidR="00B86FD2" w:rsidRPr="004559BD" w:rsidRDefault="00972F25">
            <w:pPr>
              <w:jc w:val="right"/>
              <w:rPr>
                <w:sz w:val="22"/>
                <w:szCs w:val="22"/>
              </w:rPr>
            </w:pPr>
            <w:r w:rsidRPr="004559BD">
              <w:rPr>
                <w:sz w:val="22"/>
                <w:szCs w:val="22"/>
              </w:rPr>
              <w:t>17</w:t>
            </w:r>
          </w:p>
        </w:tc>
      </w:tr>
      <w:tr w:rsidR="00B86FD2" w:rsidRPr="004559BD" w14:paraId="48C67B95" w14:textId="77777777">
        <w:tc>
          <w:tcPr>
            <w:tcW w:w="0" w:type="auto"/>
          </w:tcPr>
          <w:p w14:paraId="2771649B" w14:textId="77777777" w:rsidR="00B86FD2" w:rsidRPr="004559BD" w:rsidRDefault="00972F25">
            <w:pPr>
              <w:rPr>
                <w:sz w:val="22"/>
                <w:szCs w:val="22"/>
              </w:rPr>
            </w:pPr>
            <w:r w:rsidRPr="004559BD">
              <w:rPr>
                <w:sz w:val="22"/>
                <w:szCs w:val="22"/>
              </w:rPr>
              <w:t>WestLeech</w:t>
            </w:r>
          </w:p>
        </w:tc>
        <w:tc>
          <w:tcPr>
            <w:tcW w:w="0" w:type="auto"/>
          </w:tcPr>
          <w:p w14:paraId="442D46A8" w14:textId="77777777" w:rsidR="00B86FD2" w:rsidRPr="004559BD" w:rsidRDefault="00972F25">
            <w:pPr>
              <w:rPr>
                <w:sz w:val="22"/>
                <w:szCs w:val="22"/>
              </w:rPr>
            </w:pPr>
            <w:r w:rsidRPr="004559BD">
              <w:rPr>
                <w:sz w:val="22"/>
                <w:szCs w:val="22"/>
              </w:rPr>
              <w:t>Rack</w:t>
            </w:r>
          </w:p>
        </w:tc>
        <w:tc>
          <w:tcPr>
            <w:tcW w:w="0" w:type="auto"/>
          </w:tcPr>
          <w:p w14:paraId="17FC654A" w14:textId="77777777" w:rsidR="00B86FD2" w:rsidRPr="004559BD" w:rsidRDefault="00972F25">
            <w:pPr>
              <w:jc w:val="right"/>
              <w:rPr>
                <w:sz w:val="22"/>
                <w:szCs w:val="22"/>
              </w:rPr>
            </w:pPr>
            <w:r w:rsidRPr="004559BD">
              <w:rPr>
                <w:sz w:val="22"/>
                <w:szCs w:val="22"/>
              </w:rPr>
              <w:t>43</w:t>
            </w:r>
          </w:p>
        </w:tc>
      </w:tr>
      <w:tr w:rsidR="00B86FD2" w:rsidRPr="004559BD" w14:paraId="33639A6B" w14:textId="77777777">
        <w:tc>
          <w:tcPr>
            <w:tcW w:w="0" w:type="auto"/>
          </w:tcPr>
          <w:p w14:paraId="017FE9B6" w14:textId="77777777" w:rsidR="00B86FD2" w:rsidRPr="004559BD" w:rsidRDefault="00972F25">
            <w:pPr>
              <w:rPr>
                <w:sz w:val="22"/>
                <w:szCs w:val="22"/>
              </w:rPr>
            </w:pPr>
            <w:r w:rsidRPr="004559BD">
              <w:rPr>
                <w:sz w:val="22"/>
                <w:szCs w:val="22"/>
              </w:rPr>
              <w:t>Tunnel</w:t>
            </w:r>
          </w:p>
        </w:tc>
        <w:tc>
          <w:tcPr>
            <w:tcW w:w="0" w:type="auto"/>
          </w:tcPr>
          <w:p w14:paraId="233591C8" w14:textId="77777777" w:rsidR="00B86FD2" w:rsidRPr="004559BD" w:rsidRDefault="00972F25">
            <w:pPr>
              <w:rPr>
                <w:sz w:val="22"/>
                <w:szCs w:val="22"/>
              </w:rPr>
            </w:pPr>
            <w:r w:rsidRPr="004559BD">
              <w:rPr>
                <w:sz w:val="22"/>
                <w:szCs w:val="22"/>
              </w:rPr>
              <w:t>Grab</w:t>
            </w:r>
          </w:p>
        </w:tc>
        <w:tc>
          <w:tcPr>
            <w:tcW w:w="0" w:type="auto"/>
          </w:tcPr>
          <w:p w14:paraId="59267501" w14:textId="77777777" w:rsidR="00B86FD2" w:rsidRPr="004559BD" w:rsidRDefault="00972F25">
            <w:pPr>
              <w:jc w:val="right"/>
              <w:rPr>
                <w:sz w:val="22"/>
                <w:szCs w:val="22"/>
              </w:rPr>
            </w:pPr>
            <w:r w:rsidRPr="004559BD">
              <w:rPr>
                <w:sz w:val="22"/>
                <w:szCs w:val="22"/>
              </w:rPr>
              <w:t>26</w:t>
            </w:r>
          </w:p>
        </w:tc>
      </w:tr>
      <w:tr w:rsidR="00B86FD2" w:rsidRPr="004559BD" w14:paraId="32D1A5B8" w14:textId="77777777">
        <w:tc>
          <w:tcPr>
            <w:tcW w:w="0" w:type="auto"/>
          </w:tcPr>
          <w:p w14:paraId="0F27BE03" w14:textId="77777777" w:rsidR="00B86FD2" w:rsidRPr="004559BD" w:rsidRDefault="00972F25">
            <w:pPr>
              <w:rPr>
                <w:sz w:val="22"/>
                <w:szCs w:val="22"/>
              </w:rPr>
            </w:pPr>
            <w:r w:rsidRPr="004559BD">
              <w:rPr>
                <w:sz w:val="22"/>
                <w:szCs w:val="22"/>
              </w:rPr>
              <w:t>Tunnel</w:t>
            </w:r>
          </w:p>
        </w:tc>
        <w:tc>
          <w:tcPr>
            <w:tcW w:w="0" w:type="auto"/>
          </w:tcPr>
          <w:p w14:paraId="02B122FB" w14:textId="77777777" w:rsidR="00B86FD2" w:rsidRPr="004559BD" w:rsidRDefault="00972F25">
            <w:pPr>
              <w:rPr>
                <w:sz w:val="22"/>
                <w:szCs w:val="22"/>
              </w:rPr>
            </w:pPr>
            <w:r w:rsidRPr="004559BD">
              <w:rPr>
                <w:sz w:val="22"/>
                <w:szCs w:val="22"/>
              </w:rPr>
              <w:t>Rack</w:t>
            </w:r>
          </w:p>
        </w:tc>
        <w:tc>
          <w:tcPr>
            <w:tcW w:w="0" w:type="auto"/>
          </w:tcPr>
          <w:p w14:paraId="609798E6" w14:textId="77777777" w:rsidR="00B86FD2" w:rsidRPr="004559BD" w:rsidRDefault="00972F25">
            <w:pPr>
              <w:jc w:val="right"/>
              <w:rPr>
                <w:sz w:val="22"/>
                <w:szCs w:val="22"/>
              </w:rPr>
            </w:pPr>
            <w:r w:rsidRPr="004559BD">
              <w:rPr>
                <w:sz w:val="22"/>
                <w:szCs w:val="22"/>
              </w:rPr>
              <w:t>34</w:t>
            </w:r>
          </w:p>
        </w:tc>
      </w:tr>
      <w:tr w:rsidR="00B86FD2" w:rsidRPr="004559BD" w14:paraId="00CF4CE4" w14:textId="77777777">
        <w:tc>
          <w:tcPr>
            <w:tcW w:w="0" w:type="auto"/>
          </w:tcPr>
          <w:p w14:paraId="2FCF5F7B" w14:textId="77777777" w:rsidR="00B86FD2" w:rsidRPr="004559BD" w:rsidRDefault="00972F25">
            <w:pPr>
              <w:rPr>
                <w:sz w:val="22"/>
                <w:szCs w:val="22"/>
              </w:rPr>
            </w:pPr>
            <w:r w:rsidRPr="004559BD">
              <w:rPr>
                <w:sz w:val="22"/>
                <w:szCs w:val="22"/>
              </w:rPr>
              <w:t>TOTAL</w:t>
            </w:r>
          </w:p>
        </w:tc>
        <w:tc>
          <w:tcPr>
            <w:tcW w:w="0" w:type="auto"/>
          </w:tcPr>
          <w:p w14:paraId="418ED124" w14:textId="77777777" w:rsidR="00B86FD2" w:rsidRPr="004559BD" w:rsidRDefault="00972F25">
            <w:pPr>
              <w:rPr>
                <w:sz w:val="22"/>
                <w:szCs w:val="22"/>
              </w:rPr>
            </w:pPr>
            <w:r w:rsidRPr="004559BD">
              <w:rPr>
                <w:sz w:val="22"/>
                <w:szCs w:val="22"/>
              </w:rPr>
              <w:t>Grab</w:t>
            </w:r>
          </w:p>
        </w:tc>
        <w:tc>
          <w:tcPr>
            <w:tcW w:w="0" w:type="auto"/>
          </w:tcPr>
          <w:p w14:paraId="1EFA3BA8" w14:textId="77777777" w:rsidR="00B86FD2" w:rsidRPr="004559BD" w:rsidRDefault="00972F25">
            <w:pPr>
              <w:jc w:val="right"/>
              <w:rPr>
                <w:sz w:val="22"/>
                <w:szCs w:val="22"/>
              </w:rPr>
            </w:pPr>
            <w:r w:rsidRPr="004559BD">
              <w:rPr>
                <w:sz w:val="22"/>
                <w:szCs w:val="22"/>
              </w:rPr>
              <w:t>114</w:t>
            </w:r>
          </w:p>
        </w:tc>
      </w:tr>
      <w:tr w:rsidR="00B86FD2" w:rsidRPr="004559BD" w14:paraId="2D8D501A" w14:textId="77777777">
        <w:tc>
          <w:tcPr>
            <w:tcW w:w="0" w:type="auto"/>
          </w:tcPr>
          <w:p w14:paraId="2BC5646D" w14:textId="77777777" w:rsidR="00B86FD2" w:rsidRPr="004559BD" w:rsidRDefault="00972F25">
            <w:pPr>
              <w:rPr>
                <w:sz w:val="22"/>
                <w:szCs w:val="22"/>
              </w:rPr>
            </w:pPr>
            <w:r w:rsidRPr="004559BD">
              <w:rPr>
                <w:sz w:val="22"/>
                <w:szCs w:val="22"/>
              </w:rPr>
              <w:t>TOTAL</w:t>
            </w:r>
          </w:p>
        </w:tc>
        <w:tc>
          <w:tcPr>
            <w:tcW w:w="0" w:type="auto"/>
          </w:tcPr>
          <w:p w14:paraId="4EAA79C6" w14:textId="77777777" w:rsidR="00B86FD2" w:rsidRPr="004559BD" w:rsidRDefault="00972F25">
            <w:pPr>
              <w:rPr>
                <w:sz w:val="22"/>
                <w:szCs w:val="22"/>
              </w:rPr>
            </w:pPr>
            <w:r w:rsidRPr="004559BD">
              <w:rPr>
                <w:sz w:val="22"/>
                <w:szCs w:val="22"/>
              </w:rPr>
              <w:t>Rack</w:t>
            </w:r>
          </w:p>
        </w:tc>
        <w:tc>
          <w:tcPr>
            <w:tcW w:w="0" w:type="auto"/>
          </w:tcPr>
          <w:p w14:paraId="7D0E6D8A" w14:textId="77777777" w:rsidR="00B86FD2" w:rsidRPr="004559BD" w:rsidRDefault="00972F25">
            <w:pPr>
              <w:jc w:val="right"/>
              <w:rPr>
                <w:sz w:val="22"/>
                <w:szCs w:val="22"/>
              </w:rPr>
            </w:pPr>
            <w:r w:rsidRPr="004559BD">
              <w:rPr>
                <w:sz w:val="22"/>
                <w:szCs w:val="22"/>
              </w:rPr>
              <w:t>200</w:t>
            </w:r>
          </w:p>
        </w:tc>
      </w:tr>
    </w:tbl>
    <w:p w14:paraId="2146D0C9" w14:textId="77777777" w:rsidR="00B86FD2" w:rsidRDefault="00972F25">
      <w:r>
        <w:t> </w:t>
      </w:r>
    </w:p>
    <w:p w14:paraId="34C4729B" w14:textId="77777777" w:rsidR="00B86FD2" w:rsidRDefault="00972F25">
      <w:r>
        <w:lastRenderedPageBreak/>
        <w:t>Stormflow samples collected during stream rise via vertical Racks showed higher DOC than Grab samples manually collected across wet seasons (Figure 23 &amp; 24). Results of wet-season sample analysis are summarized in Table 14.</w:t>
      </w:r>
    </w:p>
    <w:p w14:paraId="6F6D7800" w14:textId="77777777" w:rsidR="00B86FD2" w:rsidRDefault="00972F25">
      <w:r>
        <w:t> </w:t>
      </w:r>
    </w:p>
    <w:p w14:paraId="55A19415" w14:textId="77777777" w:rsidR="00B86FD2" w:rsidRDefault="00972F25">
      <w:r>
        <w:rPr>
          <w:noProof/>
        </w:rPr>
        <w:drawing>
          <wp:inline distT="0" distB="0" distL="0" distR="0" wp14:anchorId="5F7B048B" wp14:editId="0D6A25C9">
            <wp:extent cx="5715000" cy="3522244"/>
            <wp:effectExtent l="0" t="0" r="0" b="0"/>
            <wp:docPr id="23" name="Picture" descr="Figure 23:  Wet-season dissolved organic carbon concentrations grouped by site and sample collection method, where Grab samples were manually obtained (n = 114) and Rack samples were collected passively on vertical racks fit with siphon sampler bottles (n = 200)."/>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ubbasin_GvsR_boxplot.png"/>
                    <pic:cNvPicPr>
                      <a:picLocks noChangeAspect="1" noChangeArrowheads="1"/>
                    </pic:cNvPicPr>
                  </pic:nvPicPr>
                  <pic:blipFill>
                    <a:blip r:embed="rId34" cstate="email">
                      <a:extLst>
                        <a:ext uri="{28A0092B-C50C-407E-A947-70E740481C1C}">
                          <a14:useLocalDpi xmlns:a14="http://schemas.microsoft.com/office/drawing/2010/main"/>
                        </a:ext>
                      </a:extLst>
                    </a:blip>
                    <a:stretch>
                      <a:fillRect/>
                    </a:stretch>
                  </pic:blipFill>
                  <pic:spPr bwMode="auto">
                    <a:xfrm>
                      <a:off x="0" y="0"/>
                      <a:ext cx="5715000" cy="3522244"/>
                    </a:xfrm>
                    <a:prstGeom prst="rect">
                      <a:avLst/>
                    </a:prstGeom>
                    <a:noFill/>
                    <a:ln w="9525">
                      <a:noFill/>
                      <a:headEnd/>
                      <a:tailEnd/>
                    </a:ln>
                  </pic:spPr>
                </pic:pic>
              </a:graphicData>
            </a:graphic>
          </wp:inline>
        </w:drawing>
      </w:r>
    </w:p>
    <w:p w14:paraId="32BABBAD" w14:textId="77777777" w:rsidR="00B86FD2" w:rsidRDefault="00972F25">
      <w:r>
        <w:t xml:space="preserve">Figure 23:  </w:t>
      </w:r>
      <w:r>
        <w:rPr>
          <w:i/>
        </w:rPr>
        <w:t>Wet-season dissolved organic carbon concentrations grouped by site and sample collection method, where Grab samples were manually obtained (n = 114) and Rack samples were collected passively on vertical racks fit with siphon sampler bottles (n = 200).</w:t>
      </w:r>
    </w:p>
    <w:p w14:paraId="40BEB1B7" w14:textId="77777777" w:rsidR="00B86FD2" w:rsidRDefault="00972F25">
      <w:r>
        <w:t> </w:t>
      </w:r>
    </w:p>
    <w:p w14:paraId="6EB49976" w14:textId="77777777" w:rsidR="00B86FD2" w:rsidRDefault="00972F25">
      <w:r>
        <w:rPr>
          <w:noProof/>
        </w:rPr>
        <w:lastRenderedPageBreak/>
        <w:drawing>
          <wp:inline distT="0" distB="0" distL="0" distR="0" wp14:anchorId="3C3848F7" wp14:editId="5654075E">
            <wp:extent cx="5715000" cy="3527777"/>
            <wp:effectExtent l="0" t="0" r="0" b="0"/>
            <wp:docPr id="24" name="Picture" descr="Figure 24:  Density distribution of dissolved organic carbon concentrations grouped by site and sample collection method, where Grab samples were manually obtained (n = 114) and Rack samples were collected passively on vertical racks fit with siphon sampler bottles (n = 200)."/>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subbasin-ridgeplot_GvsR.png"/>
                    <pic:cNvPicPr>
                      <a:picLocks noChangeAspect="1" noChangeArrowheads="1"/>
                    </pic:cNvPicPr>
                  </pic:nvPicPr>
                  <pic:blipFill>
                    <a:blip r:embed="rId35" cstate="email">
                      <a:extLst>
                        <a:ext uri="{28A0092B-C50C-407E-A947-70E740481C1C}">
                          <a14:useLocalDpi xmlns:a14="http://schemas.microsoft.com/office/drawing/2010/main"/>
                        </a:ext>
                      </a:extLst>
                    </a:blip>
                    <a:stretch>
                      <a:fillRect/>
                    </a:stretch>
                  </pic:blipFill>
                  <pic:spPr bwMode="auto">
                    <a:xfrm>
                      <a:off x="0" y="0"/>
                      <a:ext cx="5715000" cy="3527777"/>
                    </a:xfrm>
                    <a:prstGeom prst="rect">
                      <a:avLst/>
                    </a:prstGeom>
                    <a:noFill/>
                    <a:ln w="9525">
                      <a:noFill/>
                      <a:headEnd/>
                      <a:tailEnd/>
                    </a:ln>
                  </pic:spPr>
                </pic:pic>
              </a:graphicData>
            </a:graphic>
          </wp:inline>
        </w:drawing>
      </w:r>
    </w:p>
    <w:p w14:paraId="217037DC" w14:textId="77777777" w:rsidR="00B86FD2" w:rsidRDefault="00972F25">
      <w:r>
        <w:t xml:space="preserve">Figure 24:  </w:t>
      </w:r>
      <w:r>
        <w:rPr>
          <w:i/>
        </w:rPr>
        <w:t>Density distribution of dissolved organic carbon concentrations grouped by site and sample collection method, where Grab samples were manually obtained (n = 114) and Rack samples were collected passively on vertical racks fit with siphon sampler bottles (n = 200).</w:t>
      </w:r>
    </w:p>
    <w:p w14:paraId="691BAD4A" w14:textId="77777777" w:rsidR="00B86FD2" w:rsidRDefault="00972F25">
      <w:r>
        <w:t> </w:t>
      </w:r>
    </w:p>
    <w:p w14:paraId="65D3DCD4" w14:textId="77777777" w:rsidR="00B86FD2" w:rsidRDefault="00972F25">
      <w:r>
        <w:t xml:space="preserve">Table 14: </w:t>
      </w:r>
      <w:r>
        <w:rPr>
          <w:i/>
        </w:rPr>
        <w:t>Results of wet-season samples collected across LWSA subbasin sites from Oct 2018 to Feb 2020</w:t>
      </w:r>
    </w:p>
    <w:tbl>
      <w:tblPr>
        <w:tblW w:w="0" w:type="pct"/>
        <w:tblLook w:val="07E0" w:firstRow="1" w:lastRow="1" w:firstColumn="1" w:lastColumn="1" w:noHBand="1" w:noVBand="1"/>
        <w:tblCaption w:val="Table 14: Results of wet-season samples collected across LWSA subbasin sites from Oct 2018 to Feb 2020"/>
      </w:tblPr>
      <w:tblGrid>
        <w:gridCol w:w="1289"/>
        <w:gridCol w:w="1299"/>
        <w:gridCol w:w="1704"/>
        <w:gridCol w:w="1650"/>
        <w:gridCol w:w="1031"/>
        <w:gridCol w:w="996"/>
        <w:gridCol w:w="1039"/>
      </w:tblGrid>
      <w:tr w:rsidR="00B86FD2" w:rsidRPr="004559BD" w14:paraId="3BECBD46" w14:textId="77777777">
        <w:tc>
          <w:tcPr>
            <w:tcW w:w="0" w:type="auto"/>
            <w:tcBorders>
              <w:bottom w:val="single" w:sz="0" w:space="0" w:color="auto"/>
            </w:tcBorders>
            <w:vAlign w:val="bottom"/>
          </w:tcPr>
          <w:p w14:paraId="0BCB8EE7" w14:textId="77777777" w:rsidR="00B86FD2" w:rsidRPr="004559BD" w:rsidRDefault="00972F25">
            <w:pPr>
              <w:rPr>
                <w:sz w:val="22"/>
                <w:szCs w:val="22"/>
              </w:rPr>
            </w:pPr>
            <w:r w:rsidRPr="004559BD">
              <w:rPr>
                <w:sz w:val="22"/>
                <w:szCs w:val="22"/>
              </w:rPr>
              <w:t>Site</w:t>
            </w:r>
          </w:p>
        </w:tc>
        <w:tc>
          <w:tcPr>
            <w:tcW w:w="0" w:type="auto"/>
            <w:tcBorders>
              <w:bottom w:val="single" w:sz="0" w:space="0" w:color="auto"/>
            </w:tcBorders>
            <w:vAlign w:val="bottom"/>
          </w:tcPr>
          <w:p w14:paraId="1B35FE40" w14:textId="77777777" w:rsidR="00B86FD2" w:rsidRPr="004559BD" w:rsidRDefault="00972F25">
            <w:pPr>
              <w:rPr>
                <w:sz w:val="22"/>
                <w:szCs w:val="22"/>
              </w:rPr>
            </w:pPr>
            <w:r w:rsidRPr="004559BD">
              <w:rPr>
                <w:sz w:val="22"/>
                <w:szCs w:val="22"/>
              </w:rPr>
              <w:t>Sample type</w:t>
            </w:r>
          </w:p>
        </w:tc>
        <w:tc>
          <w:tcPr>
            <w:tcW w:w="0" w:type="auto"/>
            <w:tcBorders>
              <w:bottom w:val="single" w:sz="0" w:space="0" w:color="auto"/>
            </w:tcBorders>
            <w:vAlign w:val="bottom"/>
          </w:tcPr>
          <w:p w14:paraId="016797EC" w14:textId="77777777" w:rsidR="00B86FD2" w:rsidRPr="004559BD" w:rsidRDefault="00972F25">
            <w:pPr>
              <w:jc w:val="right"/>
              <w:rPr>
                <w:sz w:val="22"/>
                <w:szCs w:val="22"/>
              </w:rPr>
            </w:pPr>
            <w:r w:rsidRPr="004559BD">
              <w:rPr>
                <w:sz w:val="22"/>
                <w:szCs w:val="22"/>
              </w:rPr>
              <w:t>DOC mean (mg/L)</w:t>
            </w:r>
          </w:p>
        </w:tc>
        <w:tc>
          <w:tcPr>
            <w:tcW w:w="0" w:type="auto"/>
            <w:tcBorders>
              <w:bottom w:val="single" w:sz="0" w:space="0" w:color="auto"/>
            </w:tcBorders>
            <w:vAlign w:val="bottom"/>
          </w:tcPr>
          <w:p w14:paraId="7E3BF4D3" w14:textId="77777777" w:rsidR="00B86FD2" w:rsidRPr="004559BD" w:rsidRDefault="00972F25">
            <w:pPr>
              <w:jc w:val="right"/>
              <w:rPr>
                <w:sz w:val="22"/>
                <w:szCs w:val="22"/>
              </w:rPr>
            </w:pPr>
            <w:r w:rsidRPr="004559BD">
              <w:rPr>
                <w:sz w:val="22"/>
                <w:szCs w:val="22"/>
              </w:rPr>
              <w:t>std.dev. (± mg/L)</w:t>
            </w:r>
          </w:p>
        </w:tc>
        <w:tc>
          <w:tcPr>
            <w:tcW w:w="0" w:type="auto"/>
            <w:tcBorders>
              <w:bottom w:val="single" w:sz="0" w:space="0" w:color="auto"/>
            </w:tcBorders>
            <w:vAlign w:val="bottom"/>
          </w:tcPr>
          <w:p w14:paraId="5D2C366B" w14:textId="77777777" w:rsidR="00B86FD2" w:rsidRPr="004559BD" w:rsidRDefault="00972F25">
            <w:pPr>
              <w:jc w:val="right"/>
              <w:rPr>
                <w:sz w:val="22"/>
                <w:szCs w:val="22"/>
              </w:rPr>
            </w:pPr>
            <w:r w:rsidRPr="004559BD">
              <w:rPr>
                <w:sz w:val="22"/>
                <w:szCs w:val="22"/>
              </w:rPr>
              <w:t>RSD (±%)</w:t>
            </w:r>
          </w:p>
        </w:tc>
        <w:tc>
          <w:tcPr>
            <w:tcW w:w="0" w:type="auto"/>
            <w:tcBorders>
              <w:bottom w:val="single" w:sz="0" w:space="0" w:color="auto"/>
            </w:tcBorders>
            <w:vAlign w:val="bottom"/>
          </w:tcPr>
          <w:p w14:paraId="04307E51" w14:textId="77777777" w:rsidR="00B86FD2" w:rsidRPr="004559BD" w:rsidRDefault="00972F25">
            <w:pPr>
              <w:jc w:val="right"/>
              <w:rPr>
                <w:sz w:val="22"/>
                <w:szCs w:val="22"/>
              </w:rPr>
            </w:pPr>
            <w:r w:rsidRPr="004559BD">
              <w:rPr>
                <w:sz w:val="22"/>
                <w:szCs w:val="22"/>
              </w:rPr>
              <w:t>min DOC</w:t>
            </w:r>
          </w:p>
        </w:tc>
        <w:tc>
          <w:tcPr>
            <w:tcW w:w="0" w:type="auto"/>
            <w:tcBorders>
              <w:bottom w:val="single" w:sz="0" w:space="0" w:color="auto"/>
            </w:tcBorders>
            <w:vAlign w:val="bottom"/>
          </w:tcPr>
          <w:p w14:paraId="536A9BED" w14:textId="77777777" w:rsidR="00B86FD2" w:rsidRPr="004559BD" w:rsidRDefault="00972F25">
            <w:pPr>
              <w:jc w:val="right"/>
              <w:rPr>
                <w:sz w:val="22"/>
                <w:szCs w:val="22"/>
              </w:rPr>
            </w:pPr>
            <w:r w:rsidRPr="004559BD">
              <w:rPr>
                <w:sz w:val="22"/>
                <w:szCs w:val="22"/>
              </w:rPr>
              <w:t>max DOC</w:t>
            </w:r>
          </w:p>
        </w:tc>
      </w:tr>
      <w:tr w:rsidR="00B86FD2" w:rsidRPr="004559BD" w14:paraId="742DF6E9" w14:textId="77777777">
        <w:tc>
          <w:tcPr>
            <w:tcW w:w="0" w:type="auto"/>
          </w:tcPr>
          <w:p w14:paraId="0425E8AC" w14:textId="77777777" w:rsidR="00B86FD2" w:rsidRPr="004559BD" w:rsidRDefault="00972F25">
            <w:pPr>
              <w:rPr>
                <w:sz w:val="22"/>
                <w:szCs w:val="22"/>
              </w:rPr>
            </w:pPr>
            <w:r w:rsidRPr="004559BD">
              <w:rPr>
                <w:sz w:val="22"/>
                <w:szCs w:val="22"/>
              </w:rPr>
              <w:t>Weeks</w:t>
            </w:r>
          </w:p>
        </w:tc>
        <w:tc>
          <w:tcPr>
            <w:tcW w:w="0" w:type="auto"/>
          </w:tcPr>
          <w:p w14:paraId="3D5BB17A" w14:textId="77777777" w:rsidR="00B86FD2" w:rsidRPr="004559BD" w:rsidRDefault="00972F25">
            <w:pPr>
              <w:rPr>
                <w:sz w:val="22"/>
                <w:szCs w:val="22"/>
              </w:rPr>
            </w:pPr>
            <w:r w:rsidRPr="004559BD">
              <w:rPr>
                <w:sz w:val="22"/>
                <w:szCs w:val="22"/>
              </w:rPr>
              <w:t>Grab</w:t>
            </w:r>
          </w:p>
        </w:tc>
        <w:tc>
          <w:tcPr>
            <w:tcW w:w="0" w:type="auto"/>
          </w:tcPr>
          <w:p w14:paraId="01B4687F" w14:textId="77777777" w:rsidR="00B86FD2" w:rsidRPr="004559BD" w:rsidRDefault="00972F25">
            <w:pPr>
              <w:jc w:val="right"/>
              <w:rPr>
                <w:sz w:val="22"/>
                <w:szCs w:val="22"/>
              </w:rPr>
            </w:pPr>
            <w:r w:rsidRPr="004559BD">
              <w:rPr>
                <w:sz w:val="22"/>
                <w:szCs w:val="22"/>
              </w:rPr>
              <w:t>9.13</w:t>
            </w:r>
          </w:p>
        </w:tc>
        <w:tc>
          <w:tcPr>
            <w:tcW w:w="0" w:type="auto"/>
          </w:tcPr>
          <w:p w14:paraId="01197515" w14:textId="77777777" w:rsidR="00B86FD2" w:rsidRPr="004559BD" w:rsidRDefault="00972F25">
            <w:pPr>
              <w:jc w:val="right"/>
              <w:rPr>
                <w:sz w:val="22"/>
                <w:szCs w:val="22"/>
              </w:rPr>
            </w:pPr>
            <w:r w:rsidRPr="004559BD">
              <w:rPr>
                <w:sz w:val="22"/>
                <w:szCs w:val="22"/>
              </w:rPr>
              <w:t>3.16</w:t>
            </w:r>
          </w:p>
        </w:tc>
        <w:tc>
          <w:tcPr>
            <w:tcW w:w="0" w:type="auto"/>
          </w:tcPr>
          <w:p w14:paraId="48AD48CC" w14:textId="77777777" w:rsidR="00B86FD2" w:rsidRPr="004559BD" w:rsidRDefault="00972F25">
            <w:pPr>
              <w:jc w:val="right"/>
              <w:rPr>
                <w:sz w:val="22"/>
                <w:szCs w:val="22"/>
              </w:rPr>
            </w:pPr>
            <w:r w:rsidRPr="004559BD">
              <w:rPr>
                <w:sz w:val="22"/>
                <w:szCs w:val="22"/>
              </w:rPr>
              <w:t>3</w:t>
            </w:r>
            <w:r w:rsidR="00710D56">
              <w:rPr>
                <w:sz w:val="22"/>
                <w:szCs w:val="22"/>
              </w:rPr>
              <w:t>5</w:t>
            </w:r>
          </w:p>
        </w:tc>
        <w:tc>
          <w:tcPr>
            <w:tcW w:w="0" w:type="auto"/>
          </w:tcPr>
          <w:p w14:paraId="3ACEA45A" w14:textId="77777777" w:rsidR="00B86FD2" w:rsidRPr="004559BD" w:rsidRDefault="00972F25">
            <w:pPr>
              <w:jc w:val="right"/>
              <w:rPr>
                <w:sz w:val="22"/>
                <w:szCs w:val="22"/>
              </w:rPr>
            </w:pPr>
            <w:r w:rsidRPr="004559BD">
              <w:rPr>
                <w:sz w:val="22"/>
                <w:szCs w:val="22"/>
              </w:rPr>
              <w:t>6.3</w:t>
            </w:r>
            <w:r w:rsidR="00710D56">
              <w:rPr>
                <w:sz w:val="22"/>
                <w:szCs w:val="22"/>
              </w:rPr>
              <w:t>8</w:t>
            </w:r>
          </w:p>
        </w:tc>
        <w:tc>
          <w:tcPr>
            <w:tcW w:w="0" w:type="auto"/>
          </w:tcPr>
          <w:p w14:paraId="2483ED29" w14:textId="77777777" w:rsidR="00B86FD2" w:rsidRPr="004559BD" w:rsidRDefault="00972F25">
            <w:pPr>
              <w:jc w:val="right"/>
              <w:rPr>
                <w:sz w:val="22"/>
                <w:szCs w:val="22"/>
              </w:rPr>
            </w:pPr>
            <w:r w:rsidRPr="004559BD">
              <w:rPr>
                <w:sz w:val="22"/>
                <w:szCs w:val="22"/>
              </w:rPr>
              <w:t>18.74</w:t>
            </w:r>
          </w:p>
        </w:tc>
      </w:tr>
      <w:tr w:rsidR="00B86FD2" w:rsidRPr="004559BD" w14:paraId="38792636" w14:textId="77777777">
        <w:tc>
          <w:tcPr>
            <w:tcW w:w="0" w:type="auto"/>
          </w:tcPr>
          <w:p w14:paraId="2266519E" w14:textId="77777777" w:rsidR="00B86FD2" w:rsidRPr="004559BD" w:rsidRDefault="00972F25">
            <w:pPr>
              <w:rPr>
                <w:sz w:val="22"/>
                <w:szCs w:val="22"/>
              </w:rPr>
            </w:pPr>
            <w:r w:rsidRPr="004559BD">
              <w:rPr>
                <w:sz w:val="22"/>
                <w:szCs w:val="22"/>
              </w:rPr>
              <w:t>Weeks</w:t>
            </w:r>
          </w:p>
        </w:tc>
        <w:tc>
          <w:tcPr>
            <w:tcW w:w="0" w:type="auto"/>
          </w:tcPr>
          <w:p w14:paraId="4A55CF5F" w14:textId="77777777" w:rsidR="00B86FD2" w:rsidRPr="004559BD" w:rsidRDefault="00972F25">
            <w:pPr>
              <w:rPr>
                <w:sz w:val="22"/>
                <w:szCs w:val="22"/>
              </w:rPr>
            </w:pPr>
            <w:r w:rsidRPr="004559BD">
              <w:rPr>
                <w:sz w:val="22"/>
                <w:szCs w:val="22"/>
              </w:rPr>
              <w:t>Rack</w:t>
            </w:r>
          </w:p>
        </w:tc>
        <w:tc>
          <w:tcPr>
            <w:tcW w:w="0" w:type="auto"/>
          </w:tcPr>
          <w:p w14:paraId="59015976" w14:textId="77777777" w:rsidR="00B86FD2" w:rsidRPr="004559BD" w:rsidRDefault="00972F25">
            <w:pPr>
              <w:jc w:val="right"/>
              <w:rPr>
                <w:sz w:val="22"/>
                <w:szCs w:val="22"/>
              </w:rPr>
            </w:pPr>
            <w:r w:rsidRPr="004559BD">
              <w:rPr>
                <w:sz w:val="22"/>
                <w:szCs w:val="22"/>
              </w:rPr>
              <w:t>9.9</w:t>
            </w:r>
            <w:r w:rsidR="00710D56">
              <w:rPr>
                <w:sz w:val="22"/>
                <w:szCs w:val="22"/>
              </w:rPr>
              <w:t>7</w:t>
            </w:r>
          </w:p>
        </w:tc>
        <w:tc>
          <w:tcPr>
            <w:tcW w:w="0" w:type="auto"/>
          </w:tcPr>
          <w:p w14:paraId="23D1D790" w14:textId="77777777" w:rsidR="00B86FD2" w:rsidRPr="004559BD" w:rsidRDefault="00972F25">
            <w:pPr>
              <w:jc w:val="right"/>
              <w:rPr>
                <w:sz w:val="22"/>
                <w:szCs w:val="22"/>
              </w:rPr>
            </w:pPr>
            <w:r w:rsidRPr="004559BD">
              <w:rPr>
                <w:sz w:val="22"/>
                <w:szCs w:val="22"/>
              </w:rPr>
              <w:t>4.08</w:t>
            </w:r>
          </w:p>
        </w:tc>
        <w:tc>
          <w:tcPr>
            <w:tcW w:w="0" w:type="auto"/>
          </w:tcPr>
          <w:p w14:paraId="44478508" w14:textId="77777777" w:rsidR="00B86FD2" w:rsidRPr="004559BD" w:rsidRDefault="00710D56">
            <w:pPr>
              <w:jc w:val="right"/>
              <w:rPr>
                <w:sz w:val="22"/>
                <w:szCs w:val="22"/>
              </w:rPr>
            </w:pPr>
            <w:r>
              <w:rPr>
                <w:sz w:val="22"/>
                <w:szCs w:val="22"/>
              </w:rPr>
              <w:t>41</w:t>
            </w:r>
          </w:p>
        </w:tc>
        <w:tc>
          <w:tcPr>
            <w:tcW w:w="0" w:type="auto"/>
          </w:tcPr>
          <w:p w14:paraId="06C755F5" w14:textId="77777777" w:rsidR="00B86FD2" w:rsidRPr="004559BD" w:rsidRDefault="00972F25">
            <w:pPr>
              <w:jc w:val="right"/>
              <w:rPr>
                <w:sz w:val="22"/>
                <w:szCs w:val="22"/>
              </w:rPr>
            </w:pPr>
            <w:r w:rsidRPr="004559BD">
              <w:rPr>
                <w:sz w:val="22"/>
                <w:szCs w:val="22"/>
              </w:rPr>
              <w:t>3.78</w:t>
            </w:r>
          </w:p>
        </w:tc>
        <w:tc>
          <w:tcPr>
            <w:tcW w:w="0" w:type="auto"/>
          </w:tcPr>
          <w:p w14:paraId="28394783" w14:textId="77777777" w:rsidR="00B86FD2" w:rsidRPr="004559BD" w:rsidRDefault="00972F25">
            <w:pPr>
              <w:jc w:val="right"/>
              <w:rPr>
                <w:sz w:val="22"/>
                <w:szCs w:val="22"/>
              </w:rPr>
            </w:pPr>
            <w:r w:rsidRPr="004559BD">
              <w:rPr>
                <w:sz w:val="22"/>
                <w:szCs w:val="22"/>
              </w:rPr>
              <w:t>19.07</w:t>
            </w:r>
          </w:p>
        </w:tc>
      </w:tr>
      <w:tr w:rsidR="00B86FD2" w:rsidRPr="004559BD" w14:paraId="27F0E28A" w14:textId="77777777">
        <w:tc>
          <w:tcPr>
            <w:tcW w:w="0" w:type="auto"/>
          </w:tcPr>
          <w:p w14:paraId="1ABBB33F" w14:textId="77777777" w:rsidR="00B86FD2" w:rsidRPr="004559BD" w:rsidRDefault="00972F25">
            <w:pPr>
              <w:rPr>
                <w:sz w:val="22"/>
                <w:szCs w:val="22"/>
              </w:rPr>
            </w:pPr>
            <w:r w:rsidRPr="004559BD">
              <w:rPr>
                <w:sz w:val="22"/>
                <w:szCs w:val="22"/>
              </w:rPr>
              <w:t>ChrisCrk</w:t>
            </w:r>
          </w:p>
        </w:tc>
        <w:tc>
          <w:tcPr>
            <w:tcW w:w="0" w:type="auto"/>
          </w:tcPr>
          <w:p w14:paraId="2DD83242" w14:textId="77777777" w:rsidR="00B86FD2" w:rsidRPr="004559BD" w:rsidRDefault="00972F25">
            <w:pPr>
              <w:rPr>
                <w:sz w:val="22"/>
                <w:szCs w:val="22"/>
              </w:rPr>
            </w:pPr>
            <w:r w:rsidRPr="004559BD">
              <w:rPr>
                <w:sz w:val="22"/>
                <w:szCs w:val="22"/>
              </w:rPr>
              <w:t>Grab</w:t>
            </w:r>
          </w:p>
        </w:tc>
        <w:tc>
          <w:tcPr>
            <w:tcW w:w="0" w:type="auto"/>
          </w:tcPr>
          <w:p w14:paraId="5A0CD48F" w14:textId="77777777" w:rsidR="00B86FD2" w:rsidRPr="004559BD" w:rsidRDefault="00972F25">
            <w:pPr>
              <w:jc w:val="right"/>
              <w:rPr>
                <w:sz w:val="22"/>
                <w:szCs w:val="22"/>
              </w:rPr>
            </w:pPr>
            <w:r w:rsidRPr="004559BD">
              <w:rPr>
                <w:sz w:val="22"/>
                <w:szCs w:val="22"/>
              </w:rPr>
              <w:t>3.5</w:t>
            </w:r>
            <w:r w:rsidR="00710D56">
              <w:rPr>
                <w:sz w:val="22"/>
                <w:szCs w:val="22"/>
              </w:rPr>
              <w:t>8</w:t>
            </w:r>
          </w:p>
        </w:tc>
        <w:tc>
          <w:tcPr>
            <w:tcW w:w="0" w:type="auto"/>
          </w:tcPr>
          <w:p w14:paraId="39434FD6" w14:textId="77777777" w:rsidR="00B86FD2" w:rsidRPr="004559BD" w:rsidRDefault="00972F25">
            <w:pPr>
              <w:jc w:val="right"/>
              <w:rPr>
                <w:sz w:val="22"/>
                <w:szCs w:val="22"/>
              </w:rPr>
            </w:pPr>
            <w:r w:rsidRPr="004559BD">
              <w:rPr>
                <w:sz w:val="22"/>
                <w:szCs w:val="22"/>
              </w:rPr>
              <w:t>1.9</w:t>
            </w:r>
            <w:r w:rsidR="00710D56">
              <w:rPr>
                <w:sz w:val="22"/>
                <w:szCs w:val="22"/>
              </w:rPr>
              <w:t>3</w:t>
            </w:r>
          </w:p>
        </w:tc>
        <w:tc>
          <w:tcPr>
            <w:tcW w:w="0" w:type="auto"/>
          </w:tcPr>
          <w:p w14:paraId="665A8F12" w14:textId="77777777" w:rsidR="00B86FD2" w:rsidRPr="004559BD" w:rsidRDefault="00972F25">
            <w:pPr>
              <w:jc w:val="right"/>
              <w:rPr>
                <w:sz w:val="22"/>
                <w:szCs w:val="22"/>
              </w:rPr>
            </w:pPr>
            <w:r w:rsidRPr="004559BD">
              <w:rPr>
                <w:sz w:val="22"/>
                <w:szCs w:val="22"/>
              </w:rPr>
              <w:t>5</w:t>
            </w:r>
            <w:r w:rsidR="00710D56">
              <w:rPr>
                <w:sz w:val="22"/>
                <w:szCs w:val="22"/>
              </w:rPr>
              <w:t>4</w:t>
            </w:r>
          </w:p>
        </w:tc>
        <w:tc>
          <w:tcPr>
            <w:tcW w:w="0" w:type="auto"/>
          </w:tcPr>
          <w:p w14:paraId="3B2F8692" w14:textId="77777777" w:rsidR="00B86FD2" w:rsidRPr="004559BD" w:rsidRDefault="00972F25">
            <w:pPr>
              <w:jc w:val="right"/>
              <w:rPr>
                <w:sz w:val="22"/>
                <w:szCs w:val="22"/>
              </w:rPr>
            </w:pPr>
            <w:r w:rsidRPr="004559BD">
              <w:rPr>
                <w:sz w:val="22"/>
                <w:szCs w:val="22"/>
              </w:rPr>
              <w:t>1.8</w:t>
            </w:r>
            <w:r w:rsidR="00710D56">
              <w:rPr>
                <w:sz w:val="22"/>
                <w:szCs w:val="22"/>
              </w:rPr>
              <w:t>5</w:t>
            </w:r>
          </w:p>
        </w:tc>
        <w:tc>
          <w:tcPr>
            <w:tcW w:w="0" w:type="auto"/>
          </w:tcPr>
          <w:p w14:paraId="294A717F" w14:textId="77777777" w:rsidR="00B86FD2" w:rsidRPr="004559BD" w:rsidRDefault="00972F25">
            <w:pPr>
              <w:jc w:val="right"/>
              <w:rPr>
                <w:sz w:val="22"/>
                <w:szCs w:val="22"/>
              </w:rPr>
            </w:pPr>
            <w:r w:rsidRPr="004559BD">
              <w:rPr>
                <w:sz w:val="22"/>
                <w:szCs w:val="22"/>
              </w:rPr>
              <w:t>9.0</w:t>
            </w:r>
            <w:r w:rsidR="00710D56">
              <w:rPr>
                <w:sz w:val="22"/>
                <w:szCs w:val="22"/>
              </w:rPr>
              <w:t>4</w:t>
            </w:r>
          </w:p>
        </w:tc>
      </w:tr>
      <w:tr w:rsidR="00B86FD2" w:rsidRPr="004559BD" w14:paraId="64E0FD36" w14:textId="77777777">
        <w:tc>
          <w:tcPr>
            <w:tcW w:w="0" w:type="auto"/>
          </w:tcPr>
          <w:p w14:paraId="5F2F93F5" w14:textId="77777777" w:rsidR="00B86FD2" w:rsidRPr="004559BD" w:rsidRDefault="00972F25">
            <w:pPr>
              <w:rPr>
                <w:sz w:val="22"/>
                <w:szCs w:val="22"/>
              </w:rPr>
            </w:pPr>
            <w:r w:rsidRPr="004559BD">
              <w:rPr>
                <w:sz w:val="22"/>
                <w:szCs w:val="22"/>
              </w:rPr>
              <w:t>ChrisCrk</w:t>
            </w:r>
          </w:p>
        </w:tc>
        <w:tc>
          <w:tcPr>
            <w:tcW w:w="0" w:type="auto"/>
          </w:tcPr>
          <w:p w14:paraId="3F4C1750" w14:textId="77777777" w:rsidR="00B86FD2" w:rsidRPr="004559BD" w:rsidRDefault="00972F25">
            <w:pPr>
              <w:rPr>
                <w:sz w:val="22"/>
                <w:szCs w:val="22"/>
              </w:rPr>
            </w:pPr>
            <w:r w:rsidRPr="004559BD">
              <w:rPr>
                <w:sz w:val="22"/>
                <w:szCs w:val="22"/>
              </w:rPr>
              <w:t>Rack</w:t>
            </w:r>
          </w:p>
        </w:tc>
        <w:tc>
          <w:tcPr>
            <w:tcW w:w="0" w:type="auto"/>
          </w:tcPr>
          <w:p w14:paraId="652734D2" w14:textId="77777777" w:rsidR="00B86FD2" w:rsidRPr="004559BD" w:rsidRDefault="00972F25">
            <w:pPr>
              <w:jc w:val="right"/>
              <w:rPr>
                <w:sz w:val="22"/>
                <w:szCs w:val="22"/>
              </w:rPr>
            </w:pPr>
            <w:r w:rsidRPr="004559BD">
              <w:rPr>
                <w:sz w:val="22"/>
                <w:szCs w:val="22"/>
              </w:rPr>
              <w:t>5.29</w:t>
            </w:r>
          </w:p>
        </w:tc>
        <w:tc>
          <w:tcPr>
            <w:tcW w:w="0" w:type="auto"/>
          </w:tcPr>
          <w:p w14:paraId="2C22578C" w14:textId="77777777" w:rsidR="00B86FD2" w:rsidRPr="004559BD" w:rsidRDefault="00972F25">
            <w:pPr>
              <w:jc w:val="right"/>
              <w:rPr>
                <w:sz w:val="22"/>
                <w:szCs w:val="22"/>
              </w:rPr>
            </w:pPr>
            <w:r w:rsidRPr="004559BD">
              <w:rPr>
                <w:sz w:val="22"/>
                <w:szCs w:val="22"/>
              </w:rPr>
              <w:t>1.76</w:t>
            </w:r>
          </w:p>
        </w:tc>
        <w:tc>
          <w:tcPr>
            <w:tcW w:w="0" w:type="auto"/>
          </w:tcPr>
          <w:p w14:paraId="3C8567FB" w14:textId="77777777" w:rsidR="00B86FD2" w:rsidRPr="004559BD" w:rsidRDefault="00972F25">
            <w:pPr>
              <w:jc w:val="right"/>
              <w:rPr>
                <w:sz w:val="22"/>
                <w:szCs w:val="22"/>
              </w:rPr>
            </w:pPr>
            <w:r w:rsidRPr="004559BD">
              <w:rPr>
                <w:sz w:val="22"/>
                <w:szCs w:val="22"/>
              </w:rPr>
              <w:t>33</w:t>
            </w:r>
          </w:p>
        </w:tc>
        <w:tc>
          <w:tcPr>
            <w:tcW w:w="0" w:type="auto"/>
          </w:tcPr>
          <w:p w14:paraId="64F2E505" w14:textId="77777777" w:rsidR="00B86FD2" w:rsidRPr="004559BD" w:rsidRDefault="00972F25">
            <w:pPr>
              <w:jc w:val="right"/>
              <w:rPr>
                <w:sz w:val="22"/>
                <w:szCs w:val="22"/>
              </w:rPr>
            </w:pPr>
            <w:r w:rsidRPr="004559BD">
              <w:rPr>
                <w:sz w:val="22"/>
                <w:szCs w:val="22"/>
              </w:rPr>
              <w:t>1.9</w:t>
            </w:r>
            <w:r w:rsidR="00710D56">
              <w:rPr>
                <w:sz w:val="22"/>
                <w:szCs w:val="22"/>
              </w:rPr>
              <w:t>4</w:t>
            </w:r>
          </w:p>
        </w:tc>
        <w:tc>
          <w:tcPr>
            <w:tcW w:w="0" w:type="auto"/>
          </w:tcPr>
          <w:p w14:paraId="5548CCAD" w14:textId="77777777" w:rsidR="00B86FD2" w:rsidRPr="004559BD" w:rsidRDefault="00972F25">
            <w:pPr>
              <w:jc w:val="right"/>
              <w:rPr>
                <w:sz w:val="22"/>
                <w:szCs w:val="22"/>
              </w:rPr>
            </w:pPr>
            <w:r w:rsidRPr="004559BD">
              <w:rPr>
                <w:sz w:val="22"/>
                <w:szCs w:val="22"/>
              </w:rPr>
              <w:t>9.1</w:t>
            </w:r>
            <w:r w:rsidR="00710D56">
              <w:rPr>
                <w:sz w:val="22"/>
                <w:szCs w:val="22"/>
              </w:rPr>
              <w:t>6</w:t>
            </w:r>
          </w:p>
        </w:tc>
      </w:tr>
      <w:tr w:rsidR="00B86FD2" w:rsidRPr="004559BD" w14:paraId="6E6399B1" w14:textId="77777777">
        <w:tc>
          <w:tcPr>
            <w:tcW w:w="0" w:type="auto"/>
          </w:tcPr>
          <w:p w14:paraId="265EDDD4" w14:textId="77777777" w:rsidR="00B86FD2" w:rsidRPr="004559BD" w:rsidRDefault="00972F25">
            <w:pPr>
              <w:rPr>
                <w:sz w:val="22"/>
                <w:szCs w:val="22"/>
              </w:rPr>
            </w:pPr>
            <w:r w:rsidRPr="004559BD">
              <w:rPr>
                <w:sz w:val="22"/>
                <w:szCs w:val="22"/>
              </w:rPr>
              <w:t>LeechHead</w:t>
            </w:r>
          </w:p>
        </w:tc>
        <w:tc>
          <w:tcPr>
            <w:tcW w:w="0" w:type="auto"/>
          </w:tcPr>
          <w:p w14:paraId="2070E65C" w14:textId="77777777" w:rsidR="00B86FD2" w:rsidRPr="004559BD" w:rsidRDefault="00972F25">
            <w:pPr>
              <w:rPr>
                <w:sz w:val="22"/>
                <w:szCs w:val="22"/>
              </w:rPr>
            </w:pPr>
            <w:r w:rsidRPr="004559BD">
              <w:rPr>
                <w:sz w:val="22"/>
                <w:szCs w:val="22"/>
              </w:rPr>
              <w:t>Grab</w:t>
            </w:r>
          </w:p>
        </w:tc>
        <w:tc>
          <w:tcPr>
            <w:tcW w:w="0" w:type="auto"/>
          </w:tcPr>
          <w:p w14:paraId="264210D2" w14:textId="77777777" w:rsidR="00B86FD2" w:rsidRPr="004559BD" w:rsidRDefault="00972F25">
            <w:pPr>
              <w:jc w:val="right"/>
              <w:rPr>
                <w:sz w:val="22"/>
                <w:szCs w:val="22"/>
              </w:rPr>
            </w:pPr>
            <w:r w:rsidRPr="004559BD">
              <w:rPr>
                <w:sz w:val="22"/>
                <w:szCs w:val="22"/>
              </w:rPr>
              <w:t>7.13</w:t>
            </w:r>
          </w:p>
        </w:tc>
        <w:tc>
          <w:tcPr>
            <w:tcW w:w="0" w:type="auto"/>
          </w:tcPr>
          <w:p w14:paraId="4F8C0102" w14:textId="77777777" w:rsidR="00B86FD2" w:rsidRPr="004559BD" w:rsidRDefault="00972F25">
            <w:pPr>
              <w:jc w:val="right"/>
              <w:rPr>
                <w:sz w:val="22"/>
                <w:szCs w:val="22"/>
              </w:rPr>
            </w:pPr>
            <w:r w:rsidRPr="004559BD">
              <w:rPr>
                <w:sz w:val="22"/>
                <w:szCs w:val="22"/>
              </w:rPr>
              <w:t>1.9</w:t>
            </w:r>
            <w:r w:rsidR="00710D56">
              <w:rPr>
                <w:sz w:val="22"/>
                <w:szCs w:val="22"/>
              </w:rPr>
              <w:t>1</w:t>
            </w:r>
          </w:p>
        </w:tc>
        <w:tc>
          <w:tcPr>
            <w:tcW w:w="0" w:type="auto"/>
          </w:tcPr>
          <w:p w14:paraId="490F96D2" w14:textId="77777777" w:rsidR="00B86FD2" w:rsidRPr="004559BD" w:rsidRDefault="00972F25">
            <w:pPr>
              <w:jc w:val="right"/>
              <w:rPr>
                <w:sz w:val="22"/>
                <w:szCs w:val="22"/>
              </w:rPr>
            </w:pPr>
            <w:r w:rsidRPr="004559BD">
              <w:rPr>
                <w:sz w:val="22"/>
                <w:szCs w:val="22"/>
              </w:rPr>
              <w:t>2</w:t>
            </w:r>
            <w:r w:rsidR="00710D56">
              <w:rPr>
                <w:sz w:val="22"/>
                <w:szCs w:val="22"/>
              </w:rPr>
              <w:t>7</w:t>
            </w:r>
          </w:p>
        </w:tc>
        <w:tc>
          <w:tcPr>
            <w:tcW w:w="0" w:type="auto"/>
          </w:tcPr>
          <w:p w14:paraId="7619E21C" w14:textId="77777777" w:rsidR="00B86FD2" w:rsidRPr="004559BD" w:rsidRDefault="00972F25">
            <w:pPr>
              <w:jc w:val="right"/>
              <w:rPr>
                <w:sz w:val="22"/>
                <w:szCs w:val="22"/>
              </w:rPr>
            </w:pPr>
            <w:r w:rsidRPr="004559BD">
              <w:rPr>
                <w:sz w:val="22"/>
                <w:szCs w:val="22"/>
              </w:rPr>
              <w:t>4.87</w:t>
            </w:r>
          </w:p>
        </w:tc>
        <w:tc>
          <w:tcPr>
            <w:tcW w:w="0" w:type="auto"/>
          </w:tcPr>
          <w:p w14:paraId="5A04349F" w14:textId="77777777" w:rsidR="00B86FD2" w:rsidRPr="004559BD" w:rsidRDefault="00972F25">
            <w:pPr>
              <w:jc w:val="right"/>
              <w:rPr>
                <w:sz w:val="22"/>
                <w:szCs w:val="22"/>
              </w:rPr>
            </w:pPr>
            <w:r w:rsidRPr="004559BD">
              <w:rPr>
                <w:sz w:val="22"/>
                <w:szCs w:val="22"/>
              </w:rPr>
              <w:t>11.64</w:t>
            </w:r>
          </w:p>
        </w:tc>
      </w:tr>
      <w:tr w:rsidR="00B86FD2" w:rsidRPr="004559BD" w14:paraId="27CDFBA9" w14:textId="77777777">
        <w:tc>
          <w:tcPr>
            <w:tcW w:w="0" w:type="auto"/>
          </w:tcPr>
          <w:p w14:paraId="7E0C04A6" w14:textId="77777777" w:rsidR="00B86FD2" w:rsidRPr="004559BD" w:rsidRDefault="00972F25">
            <w:pPr>
              <w:rPr>
                <w:sz w:val="22"/>
                <w:szCs w:val="22"/>
              </w:rPr>
            </w:pPr>
            <w:r w:rsidRPr="004559BD">
              <w:rPr>
                <w:sz w:val="22"/>
                <w:szCs w:val="22"/>
              </w:rPr>
              <w:t>LeechHead</w:t>
            </w:r>
          </w:p>
        </w:tc>
        <w:tc>
          <w:tcPr>
            <w:tcW w:w="0" w:type="auto"/>
          </w:tcPr>
          <w:p w14:paraId="2E1B3D21" w14:textId="77777777" w:rsidR="00B86FD2" w:rsidRPr="004559BD" w:rsidRDefault="00972F25">
            <w:pPr>
              <w:rPr>
                <w:sz w:val="22"/>
                <w:szCs w:val="22"/>
              </w:rPr>
            </w:pPr>
            <w:r w:rsidRPr="004559BD">
              <w:rPr>
                <w:sz w:val="22"/>
                <w:szCs w:val="22"/>
              </w:rPr>
              <w:t>Rack</w:t>
            </w:r>
          </w:p>
        </w:tc>
        <w:tc>
          <w:tcPr>
            <w:tcW w:w="0" w:type="auto"/>
          </w:tcPr>
          <w:p w14:paraId="6604F952" w14:textId="77777777" w:rsidR="00B86FD2" w:rsidRPr="004559BD" w:rsidRDefault="00972F25">
            <w:pPr>
              <w:jc w:val="right"/>
              <w:rPr>
                <w:sz w:val="22"/>
                <w:szCs w:val="22"/>
              </w:rPr>
            </w:pPr>
            <w:r w:rsidRPr="004559BD">
              <w:rPr>
                <w:sz w:val="22"/>
                <w:szCs w:val="22"/>
              </w:rPr>
              <w:t>7.2</w:t>
            </w:r>
            <w:r w:rsidR="00710D56">
              <w:rPr>
                <w:sz w:val="22"/>
                <w:szCs w:val="22"/>
              </w:rPr>
              <w:t>8</w:t>
            </w:r>
          </w:p>
        </w:tc>
        <w:tc>
          <w:tcPr>
            <w:tcW w:w="0" w:type="auto"/>
          </w:tcPr>
          <w:p w14:paraId="67DDB2ED" w14:textId="77777777" w:rsidR="00B86FD2" w:rsidRPr="004559BD" w:rsidRDefault="00972F25">
            <w:pPr>
              <w:jc w:val="right"/>
              <w:rPr>
                <w:sz w:val="22"/>
                <w:szCs w:val="22"/>
              </w:rPr>
            </w:pPr>
            <w:r w:rsidRPr="004559BD">
              <w:rPr>
                <w:sz w:val="22"/>
                <w:szCs w:val="22"/>
              </w:rPr>
              <w:t>1.7</w:t>
            </w:r>
            <w:r w:rsidR="00710D56">
              <w:rPr>
                <w:sz w:val="22"/>
                <w:szCs w:val="22"/>
              </w:rPr>
              <w:t>3</w:t>
            </w:r>
          </w:p>
        </w:tc>
        <w:tc>
          <w:tcPr>
            <w:tcW w:w="0" w:type="auto"/>
          </w:tcPr>
          <w:p w14:paraId="3F261CC4" w14:textId="77777777" w:rsidR="00B86FD2" w:rsidRPr="004559BD" w:rsidRDefault="00972F25">
            <w:pPr>
              <w:jc w:val="right"/>
              <w:rPr>
                <w:sz w:val="22"/>
                <w:szCs w:val="22"/>
              </w:rPr>
            </w:pPr>
            <w:r w:rsidRPr="004559BD">
              <w:rPr>
                <w:sz w:val="22"/>
                <w:szCs w:val="22"/>
              </w:rPr>
              <w:t>2</w:t>
            </w:r>
            <w:r w:rsidR="00710D56">
              <w:rPr>
                <w:sz w:val="22"/>
                <w:szCs w:val="22"/>
              </w:rPr>
              <w:t>4</w:t>
            </w:r>
          </w:p>
        </w:tc>
        <w:tc>
          <w:tcPr>
            <w:tcW w:w="0" w:type="auto"/>
          </w:tcPr>
          <w:p w14:paraId="342A6FE8" w14:textId="77777777" w:rsidR="00B86FD2" w:rsidRPr="004559BD" w:rsidRDefault="00972F25">
            <w:pPr>
              <w:jc w:val="right"/>
              <w:rPr>
                <w:sz w:val="22"/>
                <w:szCs w:val="22"/>
              </w:rPr>
            </w:pPr>
            <w:r w:rsidRPr="004559BD">
              <w:rPr>
                <w:sz w:val="22"/>
                <w:szCs w:val="22"/>
              </w:rPr>
              <w:t>3.95</w:t>
            </w:r>
          </w:p>
        </w:tc>
        <w:tc>
          <w:tcPr>
            <w:tcW w:w="0" w:type="auto"/>
          </w:tcPr>
          <w:p w14:paraId="5B13F5EA" w14:textId="77777777" w:rsidR="00B86FD2" w:rsidRPr="004559BD" w:rsidRDefault="00972F25">
            <w:pPr>
              <w:jc w:val="right"/>
              <w:rPr>
                <w:sz w:val="22"/>
                <w:szCs w:val="22"/>
              </w:rPr>
            </w:pPr>
            <w:r w:rsidRPr="004559BD">
              <w:rPr>
                <w:sz w:val="22"/>
                <w:szCs w:val="22"/>
              </w:rPr>
              <w:t>10.57</w:t>
            </w:r>
          </w:p>
        </w:tc>
      </w:tr>
      <w:tr w:rsidR="00B86FD2" w:rsidRPr="004559BD" w14:paraId="0F8DAE3F" w14:textId="77777777">
        <w:tc>
          <w:tcPr>
            <w:tcW w:w="0" w:type="auto"/>
          </w:tcPr>
          <w:p w14:paraId="243C3A38" w14:textId="77777777" w:rsidR="00B86FD2" w:rsidRPr="004559BD" w:rsidRDefault="00972F25">
            <w:pPr>
              <w:rPr>
                <w:sz w:val="22"/>
                <w:szCs w:val="22"/>
              </w:rPr>
            </w:pPr>
            <w:r w:rsidRPr="004559BD">
              <w:rPr>
                <w:sz w:val="22"/>
                <w:szCs w:val="22"/>
              </w:rPr>
              <w:t>CraggCrk</w:t>
            </w:r>
          </w:p>
        </w:tc>
        <w:tc>
          <w:tcPr>
            <w:tcW w:w="0" w:type="auto"/>
          </w:tcPr>
          <w:p w14:paraId="3592362F" w14:textId="77777777" w:rsidR="00B86FD2" w:rsidRPr="004559BD" w:rsidRDefault="00972F25">
            <w:pPr>
              <w:rPr>
                <w:sz w:val="22"/>
                <w:szCs w:val="22"/>
              </w:rPr>
            </w:pPr>
            <w:r w:rsidRPr="004559BD">
              <w:rPr>
                <w:sz w:val="22"/>
                <w:szCs w:val="22"/>
              </w:rPr>
              <w:t>Grab</w:t>
            </w:r>
          </w:p>
        </w:tc>
        <w:tc>
          <w:tcPr>
            <w:tcW w:w="0" w:type="auto"/>
          </w:tcPr>
          <w:p w14:paraId="4535799F" w14:textId="77777777" w:rsidR="00B86FD2" w:rsidRPr="004559BD" w:rsidRDefault="00972F25">
            <w:pPr>
              <w:jc w:val="right"/>
              <w:rPr>
                <w:sz w:val="22"/>
                <w:szCs w:val="22"/>
              </w:rPr>
            </w:pPr>
            <w:r w:rsidRPr="004559BD">
              <w:rPr>
                <w:sz w:val="22"/>
                <w:szCs w:val="22"/>
              </w:rPr>
              <w:t>4.</w:t>
            </w:r>
            <w:r w:rsidR="00710D56">
              <w:rPr>
                <w:sz w:val="22"/>
                <w:szCs w:val="22"/>
              </w:rPr>
              <w:t>10</w:t>
            </w:r>
          </w:p>
        </w:tc>
        <w:tc>
          <w:tcPr>
            <w:tcW w:w="0" w:type="auto"/>
          </w:tcPr>
          <w:p w14:paraId="2F87ACB8" w14:textId="77777777" w:rsidR="00B86FD2" w:rsidRPr="004559BD" w:rsidRDefault="00972F25">
            <w:pPr>
              <w:jc w:val="right"/>
              <w:rPr>
                <w:sz w:val="22"/>
                <w:szCs w:val="22"/>
              </w:rPr>
            </w:pPr>
            <w:r w:rsidRPr="004559BD">
              <w:rPr>
                <w:sz w:val="22"/>
                <w:szCs w:val="22"/>
              </w:rPr>
              <w:t>1.27</w:t>
            </w:r>
          </w:p>
        </w:tc>
        <w:tc>
          <w:tcPr>
            <w:tcW w:w="0" w:type="auto"/>
          </w:tcPr>
          <w:p w14:paraId="02F9CE2A" w14:textId="77777777" w:rsidR="00B86FD2" w:rsidRPr="004559BD" w:rsidRDefault="00972F25">
            <w:pPr>
              <w:jc w:val="right"/>
              <w:rPr>
                <w:sz w:val="22"/>
                <w:szCs w:val="22"/>
              </w:rPr>
            </w:pPr>
            <w:r w:rsidRPr="004559BD">
              <w:rPr>
                <w:sz w:val="22"/>
                <w:szCs w:val="22"/>
              </w:rPr>
              <w:t>31</w:t>
            </w:r>
          </w:p>
        </w:tc>
        <w:tc>
          <w:tcPr>
            <w:tcW w:w="0" w:type="auto"/>
          </w:tcPr>
          <w:p w14:paraId="4466C107" w14:textId="77777777" w:rsidR="00B86FD2" w:rsidRPr="004559BD" w:rsidRDefault="00972F25">
            <w:pPr>
              <w:jc w:val="right"/>
              <w:rPr>
                <w:sz w:val="22"/>
                <w:szCs w:val="22"/>
              </w:rPr>
            </w:pPr>
            <w:r w:rsidRPr="004559BD">
              <w:rPr>
                <w:sz w:val="22"/>
                <w:szCs w:val="22"/>
              </w:rPr>
              <w:t>2.58</w:t>
            </w:r>
          </w:p>
        </w:tc>
        <w:tc>
          <w:tcPr>
            <w:tcW w:w="0" w:type="auto"/>
          </w:tcPr>
          <w:p w14:paraId="350803FC" w14:textId="77777777" w:rsidR="00B86FD2" w:rsidRPr="004559BD" w:rsidRDefault="00972F25">
            <w:pPr>
              <w:jc w:val="right"/>
              <w:rPr>
                <w:sz w:val="22"/>
                <w:szCs w:val="22"/>
              </w:rPr>
            </w:pPr>
            <w:r w:rsidRPr="004559BD">
              <w:rPr>
                <w:sz w:val="22"/>
                <w:szCs w:val="22"/>
              </w:rPr>
              <w:t>7.47</w:t>
            </w:r>
          </w:p>
        </w:tc>
      </w:tr>
      <w:tr w:rsidR="00B86FD2" w:rsidRPr="004559BD" w14:paraId="2C062345" w14:textId="77777777">
        <w:tc>
          <w:tcPr>
            <w:tcW w:w="0" w:type="auto"/>
          </w:tcPr>
          <w:p w14:paraId="4962563E" w14:textId="77777777" w:rsidR="00B86FD2" w:rsidRPr="004559BD" w:rsidRDefault="00972F25">
            <w:pPr>
              <w:rPr>
                <w:sz w:val="22"/>
                <w:szCs w:val="22"/>
              </w:rPr>
            </w:pPr>
            <w:r w:rsidRPr="004559BD">
              <w:rPr>
                <w:sz w:val="22"/>
                <w:szCs w:val="22"/>
              </w:rPr>
              <w:t>CraggCrk</w:t>
            </w:r>
          </w:p>
        </w:tc>
        <w:tc>
          <w:tcPr>
            <w:tcW w:w="0" w:type="auto"/>
          </w:tcPr>
          <w:p w14:paraId="5C935A92" w14:textId="77777777" w:rsidR="00B86FD2" w:rsidRPr="004559BD" w:rsidRDefault="00972F25">
            <w:pPr>
              <w:rPr>
                <w:sz w:val="22"/>
                <w:szCs w:val="22"/>
              </w:rPr>
            </w:pPr>
            <w:r w:rsidRPr="004559BD">
              <w:rPr>
                <w:sz w:val="22"/>
                <w:szCs w:val="22"/>
              </w:rPr>
              <w:t>Rack</w:t>
            </w:r>
          </w:p>
        </w:tc>
        <w:tc>
          <w:tcPr>
            <w:tcW w:w="0" w:type="auto"/>
          </w:tcPr>
          <w:p w14:paraId="1C0668E9" w14:textId="77777777" w:rsidR="00B86FD2" w:rsidRPr="004559BD" w:rsidRDefault="00972F25">
            <w:pPr>
              <w:jc w:val="right"/>
              <w:rPr>
                <w:sz w:val="22"/>
                <w:szCs w:val="22"/>
              </w:rPr>
            </w:pPr>
            <w:r w:rsidRPr="004559BD">
              <w:rPr>
                <w:sz w:val="22"/>
                <w:szCs w:val="22"/>
              </w:rPr>
              <w:t>5.22</w:t>
            </w:r>
          </w:p>
        </w:tc>
        <w:tc>
          <w:tcPr>
            <w:tcW w:w="0" w:type="auto"/>
          </w:tcPr>
          <w:p w14:paraId="3CF36C44" w14:textId="77777777" w:rsidR="00B86FD2" w:rsidRPr="004559BD" w:rsidRDefault="00972F25">
            <w:pPr>
              <w:jc w:val="right"/>
              <w:rPr>
                <w:sz w:val="22"/>
                <w:szCs w:val="22"/>
              </w:rPr>
            </w:pPr>
            <w:r w:rsidRPr="004559BD">
              <w:rPr>
                <w:sz w:val="22"/>
                <w:szCs w:val="22"/>
              </w:rPr>
              <w:t>1.51</w:t>
            </w:r>
          </w:p>
        </w:tc>
        <w:tc>
          <w:tcPr>
            <w:tcW w:w="0" w:type="auto"/>
          </w:tcPr>
          <w:p w14:paraId="618D3A54" w14:textId="77777777" w:rsidR="00B86FD2" w:rsidRPr="004559BD" w:rsidRDefault="00972F25">
            <w:pPr>
              <w:jc w:val="right"/>
              <w:rPr>
                <w:sz w:val="22"/>
                <w:szCs w:val="22"/>
              </w:rPr>
            </w:pPr>
            <w:r w:rsidRPr="004559BD">
              <w:rPr>
                <w:sz w:val="22"/>
                <w:szCs w:val="22"/>
              </w:rPr>
              <w:t>2</w:t>
            </w:r>
            <w:r w:rsidR="00710D56">
              <w:rPr>
                <w:sz w:val="22"/>
                <w:szCs w:val="22"/>
              </w:rPr>
              <w:t>9</w:t>
            </w:r>
          </w:p>
        </w:tc>
        <w:tc>
          <w:tcPr>
            <w:tcW w:w="0" w:type="auto"/>
          </w:tcPr>
          <w:p w14:paraId="02038941" w14:textId="77777777" w:rsidR="00B86FD2" w:rsidRPr="004559BD" w:rsidRDefault="00972F25">
            <w:pPr>
              <w:jc w:val="right"/>
              <w:rPr>
                <w:sz w:val="22"/>
                <w:szCs w:val="22"/>
              </w:rPr>
            </w:pPr>
            <w:r w:rsidRPr="004559BD">
              <w:rPr>
                <w:sz w:val="22"/>
                <w:szCs w:val="22"/>
              </w:rPr>
              <w:t>3.00</w:t>
            </w:r>
          </w:p>
        </w:tc>
        <w:tc>
          <w:tcPr>
            <w:tcW w:w="0" w:type="auto"/>
          </w:tcPr>
          <w:p w14:paraId="5CB522D5" w14:textId="77777777" w:rsidR="00B86FD2" w:rsidRPr="004559BD" w:rsidRDefault="00972F25">
            <w:pPr>
              <w:jc w:val="right"/>
              <w:rPr>
                <w:sz w:val="22"/>
                <w:szCs w:val="22"/>
              </w:rPr>
            </w:pPr>
            <w:r w:rsidRPr="004559BD">
              <w:rPr>
                <w:sz w:val="22"/>
                <w:szCs w:val="22"/>
              </w:rPr>
              <w:t>8.2</w:t>
            </w:r>
            <w:r w:rsidR="00710D56">
              <w:rPr>
                <w:sz w:val="22"/>
                <w:szCs w:val="22"/>
              </w:rPr>
              <w:t>2</w:t>
            </w:r>
          </w:p>
        </w:tc>
      </w:tr>
      <w:tr w:rsidR="00B86FD2" w:rsidRPr="004559BD" w14:paraId="04FAC567" w14:textId="77777777">
        <w:tc>
          <w:tcPr>
            <w:tcW w:w="0" w:type="auto"/>
          </w:tcPr>
          <w:p w14:paraId="0283C90A" w14:textId="77777777" w:rsidR="00B86FD2" w:rsidRPr="004559BD" w:rsidRDefault="00972F25">
            <w:pPr>
              <w:rPr>
                <w:sz w:val="22"/>
                <w:szCs w:val="22"/>
              </w:rPr>
            </w:pPr>
            <w:r w:rsidRPr="004559BD">
              <w:rPr>
                <w:sz w:val="22"/>
                <w:szCs w:val="22"/>
              </w:rPr>
              <w:t>WestLeech</w:t>
            </w:r>
          </w:p>
        </w:tc>
        <w:tc>
          <w:tcPr>
            <w:tcW w:w="0" w:type="auto"/>
          </w:tcPr>
          <w:p w14:paraId="14C4363D" w14:textId="77777777" w:rsidR="00B86FD2" w:rsidRPr="004559BD" w:rsidRDefault="00972F25">
            <w:pPr>
              <w:rPr>
                <w:sz w:val="22"/>
                <w:szCs w:val="22"/>
              </w:rPr>
            </w:pPr>
            <w:r w:rsidRPr="004559BD">
              <w:rPr>
                <w:sz w:val="22"/>
                <w:szCs w:val="22"/>
              </w:rPr>
              <w:t>Grab</w:t>
            </w:r>
          </w:p>
        </w:tc>
        <w:tc>
          <w:tcPr>
            <w:tcW w:w="0" w:type="auto"/>
          </w:tcPr>
          <w:p w14:paraId="46617F14" w14:textId="77777777" w:rsidR="00B86FD2" w:rsidRPr="004559BD" w:rsidRDefault="00972F25">
            <w:pPr>
              <w:jc w:val="right"/>
              <w:rPr>
                <w:sz w:val="22"/>
                <w:szCs w:val="22"/>
              </w:rPr>
            </w:pPr>
            <w:r w:rsidRPr="004559BD">
              <w:rPr>
                <w:sz w:val="22"/>
                <w:szCs w:val="22"/>
              </w:rPr>
              <w:t>4.13</w:t>
            </w:r>
          </w:p>
        </w:tc>
        <w:tc>
          <w:tcPr>
            <w:tcW w:w="0" w:type="auto"/>
          </w:tcPr>
          <w:p w14:paraId="25550699" w14:textId="77777777" w:rsidR="00B86FD2" w:rsidRPr="004559BD" w:rsidRDefault="00972F25">
            <w:pPr>
              <w:jc w:val="right"/>
              <w:rPr>
                <w:sz w:val="22"/>
                <w:szCs w:val="22"/>
              </w:rPr>
            </w:pPr>
            <w:r w:rsidRPr="004559BD">
              <w:rPr>
                <w:sz w:val="22"/>
                <w:szCs w:val="22"/>
              </w:rPr>
              <w:t>1.8</w:t>
            </w:r>
            <w:r w:rsidR="00710D56">
              <w:rPr>
                <w:sz w:val="22"/>
                <w:szCs w:val="22"/>
              </w:rPr>
              <w:t>2</w:t>
            </w:r>
          </w:p>
        </w:tc>
        <w:tc>
          <w:tcPr>
            <w:tcW w:w="0" w:type="auto"/>
          </w:tcPr>
          <w:p w14:paraId="49EAD760" w14:textId="77777777" w:rsidR="00B86FD2" w:rsidRPr="004559BD" w:rsidRDefault="00972F25">
            <w:pPr>
              <w:jc w:val="right"/>
              <w:rPr>
                <w:sz w:val="22"/>
                <w:szCs w:val="22"/>
              </w:rPr>
            </w:pPr>
            <w:r w:rsidRPr="004559BD">
              <w:rPr>
                <w:sz w:val="22"/>
                <w:szCs w:val="22"/>
              </w:rPr>
              <w:t>44</w:t>
            </w:r>
          </w:p>
        </w:tc>
        <w:tc>
          <w:tcPr>
            <w:tcW w:w="0" w:type="auto"/>
          </w:tcPr>
          <w:p w14:paraId="515555C4" w14:textId="77777777" w:rsidR="00B86FD2" w:rsidRPr="004559BD" w:rsidRDefault="00972F25">
            <w:pPr>
              <w:jc w:val="right"/>
              <w:rPr>
                <w:sz w:val="22"/>
                <w:szCs w:val="22"/>
              </w:rPr>
            </w:pPr>
            <w:r w:rsidRPr="004559BD">
              <w:rPr>
                <w:sz w:val="22"/>
                <w:szCs w:val="22"/>
              </w:rPr>
              <w:t>2.33</w:t>
            </w:r>
          </w:p>
        </w:tc>
        <w:tc>
          <w:tcPr>
            <w:tcW w:w="0" w:type="auto"/>
          </w:tcPr>
          <w:p w14:paraId="51C81C84" w14:textId="77777777" w:rsidR="00B86FD2" w:rsidRPr="004559BD" w:rsidRDefault="00972F25">
            <w:pPr>
              <w:jc w:val="right"/>
              <w:rPr>
                <w:sz w:val="22"/>
                <w:szCs w:val="22"/>
              </w:rPr>
            </w:pPr>
            <w:r w:rsidRPr="004559BD">
              <w:rPr>
                <w:sz w:val="22"/>
                <w:szCs w:val="22"/>
              </w:rPr>
              <w:t>9.0</w:t>
            </w:r>
            <w:r w:rsidR="00710D56">
              <w:rPr>
                <w:sz w:val="22"/>
                <w:szCs w:val="22"/>
              </w:rPr>
              <w:t>8</w:t>
            </w:r>
          </w:p>
        </w:tc>
      </w:tr>
      <w:tr w:rsidR="00B86FD2" w:rsidRPr="004559BD" w14:paraId="2557EFBD" w14:textId="77777777">
        <w:tc>
          <w:tcPr>
            <w:tcW w:w="0" w:type="auto"/>
          </w:tcPr>
          <w:p w14:paraId="2373C4E8" w14:textId="77777777" w:rsidR="00B86FD2" w:rsidRPr="004559BD" w:rsidRDefault="00972F25">
            <w:pPr>
              <w:rPr>
                <w:sz w:val="22"/>
                <w:szCs w:val="22"/>
              </w:rPr>
            </w:pPr>
            <w:r w:rsidRPr="004559BD">
              <w:rPr>
                <w:sz w:val="22"/>
                <w:szCs w:val="22"/>
              </w:rPr>
              <w:t>WestLeech</w:t>
            </w:r>
          </w:p>
        </w:tc>
        <w:tc>
          <w:tcPr>
            <w:tcW w:w="0" w:type="auto"/>
          </w:tcPr>
          <w:p w14:paraId="2B55AC82" w14:textId="77777777" w:rsidR="00B86FD2" w:rsidRPr="004559BD" w:rsidRDefault="00972F25">
            <w:pPr>
              <w:rPr>
                <w:sz w:val="22"/>
                <w:szCs w:val="22"/>
              </w:rPr>
            </w:pPr>
            <w:r w:rsidRPr="004559BD">
              <w:rPr>
                <w:sz w:val="22"/>
                <w:szCs w:val="22"/>
              </w:rPr>
              <w:t>Rack</w:t>
            </w:r>
          </w:p>
        </w:tc>
        <w:tc>
          <w:tcPr>
            <w:tcW w:w="0" w:type="auto"/>
          </w:tcPr>
          <w:p w14:paraId="10C7C1DC" w14:textId="77777777" w:rsidR="00B86FD2" w:rsidRPr="004559BD" w:rsidRDefault="00972F25">
            <w:pPr>
              <w:jc w:val="right"/>
              <w:rPr>
                <w:sz w:val="22"/>
                <w:szCs w:val="22"/>
              </w:rPr>
            </w:pPr>
            <w:r w:rsidRPr="004559BD">
              <w:rPr>
                <w:sz w:val="22"/>
                <w:szCs w:val="22"/>
              </w:rPr>
              <w:t>6.30</w:t>
            </w:r>
          </w:p>
        </w:tc>
        <w:tc>
          <w:tcPr>
            <w:tcW w:w="0" w:type="auto"/>
          </w:tcPr>
          <w:p w14:paraId="5A64C519" w14:textId="77777777" w:rsidR="00B86FD2" w:rsidRPr="004559BD" w:rsidRDefault="00972F25">
            <w:pPr>
              <w:jc w:val="right"/>
              <w:rPr>
                <w:sz w:val="22"/>
                <w:szCs w:val="22"/>
              </w:rPr>
            </w:pPr>
            <w:r w:rsidRPr="004559BD">
              <w:rPr>
                <w:sz w:val="22"/>
                <w:szCs w:val="22"/>
              </w:rPr>
              <w:t>2.2</w:t>
            </w:r>
            <w:r w:rsidR="00710D56">
              <w:rPr>
                <w:sz w:val="22"/>
                <w:szCs w:val="22"/>
              </w:rPr>
              <w:t>5</w:t>
            </w:r>
          </w:p>
        </w:tc>
        <w:tc>
          <w:tcPr>
            <w:tcW w:w="0" w:type="auto"/>
          </w:tcPr>
          <w:p w14:paraId="66EA486A" w14:textId="77777777" w:rsidR="00B86FD2" w:rsidRPr="004559BD" w:rsidRDefault="00972F25">
            <w:pPr>
              <w:jc w:val="right"/>
              <w:rPr>
                <w:sz w:val="22"/>
                <w:szCs w:val="22"/>
              </w:rPr>
            </w:pPr>
            <w:r w:rsidRPr="004559BD">
              <w:rPr>
                <w:sz w:val="22"/>
                <w:szCs w:val="22"/>
              </w:rPr>
              <w:t>3</w:t>
            </w:r>
            <w:r w:rsidR="00710D56">
              <w:rPr>
                <w:sz w:val="22"/>
                <w:szCs w:val="22"/>
              </w:rPr>
              <w:t>6</w:t>
            </w:r>
          </w:p>
        </w:tc>
        <w:tc>
          <w:tcPr>
            <w:tcW w:w="0" w:type="auto"/>
          </w:tcPr>
          <w:p w14:paraId="44E8FFC5" w14:textId="77777777" w:rsidR="00B86FD2" w:rsidRPr="004559BD" w:rsidRDefault="00972F25">
            <w:pPr>
              <w:jc w:val="right"/>
              <w:rPr>
                <w:sz w:val="22"/>
                <w:szCs w:val="22"/>
              </w:rPr>
            </w:pPr>
            <w:r w:rsidRPr="004559BD">
              <w:rPr>
                <w:sz w:val="22"/>
                <w:szCs w:val="22"/>
              </w:rPr>
              <w:t>2.66</w:t>
            </w:r>
          </w:p>
        </w:tc>
        <w:tc>
          <w:tcPr>
            <w:tcW w:w="0" w:type="auto"/>
          </w:tcPr>
          <w:p w14:paraId="39A90CAC" w14:textId="77777777" w:rsidR="00B86FD2" w:rsidRPr="004559BD" w:rsidRDefault="00972F25">
            <w:pPr>
              <w:jc w:val="right"/>
              <w:rPr>
                <w:sz w:val="22"/>
                <w:szCs w:val="22"/>
              </w:rPr>
            </w:pPr>
            <w:r w:rsidRPr="004559BD">
              <w:rPr>
                <w:sz w:val="22"/>
                <w:szCs w:val="22"/>
              </w:rPr>
              <w:t>10.95</w:t>
            </w:r>
          </w:p>
        </w:tc>
      </w:tr>
      <w:tr w:rsidR="00B86FD2" w:rsidRPr="004559BD" w14:paraId="24FA1999" w14:textId="77777777">
        <w:tc>
          <w:tcPr>
            <w:tcW w:w="0" w:type="auto"/>
          </w:tcPr>
          <w:p w14:paraId="3994E38D" w14:textId="77777777" w:rsidR="00B86FD2" w:rsidRPr="004559BD" w:rsidRDefault="00972F25">
            <w:pPr>
              <w:rPr>
                <w:sz w:val="22"/>
                <w:szCs w:val="22"/>
              </w:rPr>
            </w:pPr>
            <w:r w:rsidRPr="004559BD">
              <w:rPr>
                <w:sz w:val="22"/>
                <w:szCs w:val="22"/>
              </w:rPr>
              <w:t>Tunnel</w:t>
            </w:r>
          </w:p>
        </w:tc>
        <w:tc>
          <w:tcPr>
            <w:tcW w:w="0" w:type="auto"/>
          </w:tcPr>
          <w:p w14:paraId="1FEA736A" w14:textId="77777777" w:rsidR="00B86FD2" w:rsidRPr="004559BD" w:rsidRDefault="00972F25">
            <w:pPr>
              <w:rPr>
                <w:sz w:val="22"/>
                <w:szCs w:val="22"/>
              </w:rPr>
            </w:pPr>
            <w:r w:rsidRPr="004559BD">
              <w:rPr>
                <w:sz w:val="22"/>
                <w:szCs w:val="22"/>
              </w:rPr>
              <w:t>Grab</w:t>
            </w:r>
          </w:p>
        </w:tc>
        <w:tc>
          <w:tcPr>
            <w:tcW w:w="0" w:type="auto"/>
          </w:tcPr>
          <w:p w14:paraId="005A5F29" w14:textId="77777777" w:rsidR="00B86FD2" w:rsidRPr="004559BD" w:rsidRDefault="00972F25">
            <w:pPr>
              <w:jc w:val="right"/>
              <w:rPr>
                <w:sz w:val="22"/>
                <w:szCs w:val="22"/>
              </w:rPr>
            </w:pPr>
            <w:r w:rsidRPr="004559BD">
              <w:rPr>
                <w:sz w:val="22"/>
                <w:szCs w:val="22"/>
              </w:rPr>
              <w:t>4.28</w:t>
            </w:r>
          </w:p>
        </w:tc>
        <w:tc>
          <w:tcPr>
            <w:tcW w:w="0" w:type="auto"/>
          </w:tcPr>
          <w:p w14:paraId="26015D78" w14:textId="77777777" w:rsidR="00B86FD2" w:rsidRPr="004559BD" w:rsidRDefault="00972F25">
            <w:pPr>
              <w:jc w:val="right"/>
              <w:rPr>
                <w:sz w:val="22"/>
                <w:szCs w:val="22"/>
              </w:rPr>
            </w:pPr>
            <w:r w:rsidRPr="004559BD">
              <w:rPr>
                <w:sz w:val="22"/>
                <w:szCs w:val="22"/>
              </w:rPr>
              <w:t>1.46</w:t>
            </w:r>
          </w:p>
        </w:tc>
        <w:tc>
          <w:tcPr>
            <w:tcW w:w="0" w:type="auto"/>
          </w:tcPr>
          <w:p w14:paraId="1D6B9991" w14:textId="77777777" w:rsidR="00B86FD2" w:rsidRPr="004559BD" w:rsidRDefault="00972F25">
            <w:pPr>
              <w:jc w:val="right"/>
              <w:rPr>
                <w:sz w:val="22"/>
                <w:szCs w:val="22"/>
              </w:rPr>
            </w:pPr>
            <w:r w:rsidRPr="004559BD">
              <w:rPr>
                <w:sz w:val="22"/>
                <w:szCs w:val="22"/>
              </w:rPr>
              <w:t>34</w:t>
            </w:r>
          </w:p>
        </w:tc>
        <w:tc>
          <w:tcPr>
            <w:tcW w:w="0" w:type="auto"/>
          </w:tcPr>
          <w:p w14:paraId="43EF10CA" w14:textId="77777777" w:rsidR="00B86FD2" w:rsidRPr="004559BD" w:rsidRDefault="00972F25">
            <w:pPr>
              <w:jc w:val="right"/>
              <w:rPr>
                <w:sz w:val="22"/>
                <w:szCs w:val="22"/>
              </w:rPr>
            </w:pPr>
            <w:r w:rsidRPr="004559BD">
              <w:rPr>
                <w:sz w:val="22"/>
                <w:szCs w:val="22"/>
              </w:rPr>
              <w:t>2.1</w:t>
            </w:r>
            <w:r w:rsidR="00710D56">
              <w:rPr>
                <w:sz w:val="22"/>
                <w:szCs w:val="22"/>
              </w:rPr>
              <w:t>9</w:t>
            </w:r>
          </w:p>
        </w:tc>
        <w:tc>
          <w:tcPr>
            <w:tcW w:w="0" w:type="auto"/>
          </w:tcPr>
          <w:p w14:paraId="4563E94D" w14:textId="77777777" w:rsidR="00B86FD2" w:rsidRPr="004559BD" w:rsidRDefault="00972F25">
            <w:pPr>
              <w:jc w:val="right"/>
              <w:rPr>
                <w:sz w:val="22"/>
                <w:szCs w:val="22"/>
              </w:rPr>
            </w:pPr>
            <w:r w:rsidRPr="004559BD">
              <w:rPr>
                <w:sz w:val="22"/>
                <w:szCs w:val="22"/>
              </w:rPr>
              <w:t>8.85</w:t>
            </w:r>
          </w:p>
        </w:tc>
      </w:tr>
      <w:tr w:rsidR="00B86FD2" w:rsidRPr="004559BD" w14:paraId="3852E1F4" w14:textId="77777777">
        <w:tc>
          <w:tcPr>
            <w:tcW w:w="0" w:type="auto"/>
          </w:tcPr>
          <w:p w14:paraId="29B4C844" w14:textId="77777777" w:rsidR="00B86FD2" w:rsidRPr="004559BD" w:rsidRDefault="00972F25">
            <w:pPr>
              <w:rPr>
                <w:sz w:val="22"/>
                <w:szCs w:val="22"/>
              </w:rPr>
            </w:pPr>
            <w:r w:rsidRPr="004559BD">
              <w:rPr>
                <w:sz w:val="22"/>
                <w:szCs w:val="22"/>
              </w:rPr>
              <w:t>Tunnel</w:t>
            </w:r>
          </w:p>
        </w:tc>
        <w:tc>
          <w:tcPr>
            <w:tcW w:w="0" w:type="auto"/>
          </w:tcPr>
          <w:p w14:paraId="1773AFB3" w14:textId="77777777" w:rsidR="00B86FD2" w:rsidRPr="004559BD" w:rsidRDefault="00972F25">
            <w:pPr>
              <w:rPr>
                <w:sz w:val="22"/>
                <w:szCs w:val="22"/>
              </w:rPr>
            </w:pPr>
            <w:r w:rsidRPr="004559BD">
              <w:rPr>
                <w:sz w:val="22"/>
                <w:szCs w:val="22"/>
              </w:rPr>
              <w:t>Rack</w:t>
            </w:r>
          </w:p>
        </w:tc>
        <w:tc>
          <w:tcPr>
            <w:tcW w:w="0" w:type="auto"/>
          </w:tcPr>
          <w:p w14:paraId="4C281515" w14:textId="77777777" w:rsidR="00B86FD2" w:rsidRPr="004559BD" w:rsidRDefault="00972F25">
            <w:pPr>
              <w:jc w:val="right"/>
              <w:rPr>
                <w:sz w:val="22"/>
                <w:szCs w:val="22"/>
              </w:rPr>
            </w:pPr>
            <w:r w:rsidRPr="004559BD">
              <w:rPr>
                <w:sz w:val="22"/>
                <w:szCs w:val="22"/>
              </w:rPr>
              <w:t>5.</w:t>
            </w:r>
            <w:r w:rsidR="00710D56">
              <w:rPr>
                <w:sz w:val="22"/>
                <w:szCs w:val="22"/>
              </w:rPr>
              <w:t>40</w:t>
            </w:r>
          </w:p>
        </w:tc>
        <w:tc>
          <w:tcPr>
            <w:tcW w:w="0" w:type="auto"/>
          </w:tcPr>
          <w:p w14:paraId="38BDA32B" w14:textId="77777777" w:rsidR="00B86FD2" w:rsidRPr="004559BD" w:rsidRDefault="00972F25">
            <w:pPr>
              <w:jc w:val="right"/>
              <w:rPr>
                <w:sz w:val="22"/>
                <w:szCs w:val="22"/>
              </w:rPr>
            </w:pPr>
            <w:r w:rsidRPr="004559BD">
              <w:rPr>
                <w:sz w:val="22"/>
                <w:szCs w:val="22"/>
              </w:rPr>
              <w:t>1.55</w:t>
            </w:r>
          </w:p>
        </w:tc>
        <w:tc>
          <w:tcPr>
            <w:tcW w:w="0" w:type="auto"/>
          </w:tcPr>
          <w:p w14:paraId="5E29689C" w14:textId="77777777" w:rsidR="00B86FD2" w:rsidRPr="004559BD" w:rsidRDefault="00972F25">
            <w:pPr>
              <w:jc w:val="right"/>
              <w:rPr>
                <w:sz w:val="22"/>
                <w:szCs w:val="22"/>
              </w:rPr>
            </w:pPr>
            <w:r w:rsidRPr="004559BD">
              <w:rPr>
                <w:sz w:val="22"/>
                <w:szCs w:val="22"/>
              </w:rPr>
              <w:t>2</w:t>
            </w:r>
            <w:r w:rsidR="00710D56">
              <w:rPr>
                <w:sz w:val="22"/>
                <w:szCs w:val="22"/>
              </w:rPr>
              <w:t>9</w:t>
            </w:r>
          </w:p>
        </w:tc>
        <w:tc>
          <w:tcPr>
            <w:tcW w:w="0" w:type="auto"/>
          </w:tcPr>
          <w:p w14:paraId="759F0727" w14:textId="77777777" w:rsidR="00B86FD2" w:rsidRPr="004559BD" w:rsidRDefault="00972F25">
            <w:pPr>
              <w:jc w:val="right"/>
              <w:rPr>
                <w:sz w:val="22"/>
                <w:szCs w:val="22"/>
              </w:rPr>
            </w:pPr>
            <w:r w:rsidRPr="004559BD">
              <w:rPr>
                <w:sz w:val="22"/>
                <w:szCs w:val="22"/>
              </w:rPr>
              <w:t>2.69</w:t>
            </w:r>
          </w:p>
        </w:tc>
        <w:tc>
          <w:tcPr>
            <w:tcW w:w="0" w:type="auto"/>
          </w:tcPr>
          <w:p w14:paraId="70E2653E" w14:textId="77777777" w:rsidR="00B86FD2" w:rsidRPr="004559BD" w:rsidRDefault="00972F25">
            <w:pPr>
              <w:jc w:val="right"/>
              <w:rPr>
                <w:sz w:val="22"/>
                <w:szCs w:val="22"/>
              </w:rPr>
            </w:pPr>
            <w:r w:rsidRPr="004559BD">
              <w:rPr>
                <w:sz w:val="22"/>
                <w:szCs w:val="22"/>
              </w:rPr>
              <w:t>9.02</w:t>
            </w:r>
          </w:p>
        </w:tc>
      </w:tr>
    </w:tbl>
    <w:p w14:paraId="5EB30CCE" w14:textId="77777777" w:rsidR="00B86FD2" w:rsidRDefault="00972F25">
      <w:r>
        <w:t> </w:t>
      </w:r>
    </w:p>
    <w:p w14:paraId="15FF1966" w14:textId="77777777" w:rsidR="00B86FD2" w:rsidRDefault="00972F25">
      <w:pPr>
        <w:pStyle w:val="Heading3"/>
      </w:pPr>
      <w:bookmarkStart w:id="99" w:name="X01c97e7c0051c30bc01f4516b13f2118c3f5dec"/>
      <w:bookmarkStart w:id="100" w:name="_Toc40747062"/>
      <w:r>
        <w:lastRenderedPageBreak/>
        <w:t>Rising limb – hydrologic versus supply controls on export</w:t>
      </w:r>
      <w:bookmarkEnd w:id="99"/>
      <w:bookmarkEnd w:id="100"/>
    </w:p>
    <w:p w14:paraId="767E1A5E" w14:textId="77777777" w:rsidR="00B86FD2" w:rsidRDefault="00972F25">
      <w:r>
        <w:t>Figure 25 shows rising limb sample DOC concentrations across rain events at the LWSA sub-basins. While there was a typically some increase in DOC with increasing river stage, seasonality appeared to have a greater influence on DOC concentrations than river rise (highest DOC early in the wet season).</w:t>
      </w:r>
    </w:p>
    <w:p w14:paraId="5EC690D1" w14:textId="77777777" w:rsidR="00B86FD2" w:rsidRDefault="00972F25">
      <w:r>
        <w:rPr>
          <w:noProof/>
        </w:rPr>
        <w:lastRenderedPageBreak/>
        <w:drawing>
          <wp:inline distT="0" distB="0" distL="0" distR="0" wp14:anchorId="70AB809B" wp14:editId="7E71A3E1">
            <wp:extent cx="5504749" cy="7339665"/>
            <wp:effectExtent l="0" t="0" r="0" b="0"/>
            <wp:docPr id="25" name="Picture" descr="Figure 25:  DOC concentration trends in rising limb samples categorized by rain event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DOC_rack-trends.png"/>
                    <pic:cNvPicPr>
                      <a:picLocks noChangeAspect="1" noChangeArrowheads="1"/>
                    </pic:cNvPicPr>
                  </pic:nvPicPr>
                  <pic:blipFill>
                    <a:blip r:embed="rId36" cstate="email">
                      <a:extLst>
                        <a:ext uri="{28A0092B-C50C-407E-A947-70E740481C1C}">
                          <a14:useLocalDpi xmlns:a14="http://schemas.microsoft.com/office/drawing/2010/main"/>
                        </a:ext>
                      </a:extLst>
                    </a:blip>
                    <a:stretch>
                      <a:fillRect/>
                    </a:stretch>
                  </pic:blipFill>
                  <pic:spPr bwMode="auto">
                    <a:xfrm>
                      <a:off x="0" y="0"/>
                      <a:ext cx="5504749" cy="7339665"/>
                    </a:xfrm>
                    <a:prstGeom prst="rect">
                      <a:avLst/>
                    </a:prstGeom>
                    <a:noFill/>
                    <a:ln w="9525">
                      <a:noFill/>
                      <a:headEnd/>
                      <a:tailEnd/>
                    </a:ln>
                  </pic:spPr>
                </pic:pic>
              </a:graphicData>
            </a:graphic>
          </wp:inline>
        </w:drawing>
      </w:r>
    </w:p>
    <w:p w14:paraId="02AE87C2" w14:textId="77777777" w:rsidR="00B86FD2" w:rsidRDefault="00972F25">
      <w:r>
        <w:t xml:space="preserve">Figure 25:  </w:t>
      </w:r>
      <w:r>
        <w:rPr>
          <w:i/>
        </w:rPr>
        <w:t>DOC concentration trends in rising limb samples categorized by rain events</w:t>
      </w:r>
    </w:p>
    <w:p w14:paraId="7C9ACB2E" w14:textId="77777777" w:rsidR="00B86FD2" w:rsidRDefault="00972F25">
      <w:pPr>
        <w:pStyle w:val="Heading2"/>
      </w:pPr>
      <w:bookmarkStart w:id="101" w:name="quality-control"/>
      <w:bookmarkStart w:id="102" w:name="_Toc40747063"/>
      <w:r>
        <w:lastRenderedPageBreak/>
        <w:t>Quality Control</w:t>
      </w:r>
      <w:bookmarkEnd w:id="101"/>
      <w:bookmarkEnd w:id="102"/>
    </w:p>
    <w:p w14:paraId="59719C46" w14:textId="77777777" w:rsidR="00B86FD2" w:rsidRDefault="00972F25">
      <w:pPr>
        <w:pStyle w:val="Heading3"/>
      </w:pPr>
      <w:bookmarkStart w:id="103" w:name="vertical-rack-hold-time-experiments"/>
      <w:bookmarkStart w:id="104" w:name="_Toc40747064"/>
      <w:r>
        <w:t>Vertical Rack Hold-Time Experiments</w:t>
      </w:r>
      <w:bookmarkEnd w:id="103"/>
      <w:bookmarkEnd w:id="104"/>
    </w:p>
    <w:p w14:paraId="7684FDDF" w14:textId="77777777" w:rsidR="00B86FD2" w:rsidRDefault="00972F25">
      <w:r>
        <w:t>Hold-time experiments were conducted to assess sample stability on the vertical racks, Figure 26 summarizes air temperature and timing of hold-time sets.</w:t>
      </w:r>
    </w:p>
    <w:p w14:paraId="670C490C" w14:textId="77777777" w:rsidR="00B86FD2" w:rsidRDefault="00972F25">
      <w:r>
        <w:t> </w:t>
      </w:r>
    </w:p>
    <w:p w14:paraId="5D5B4712" w14:textId="77777777" w:rsidR="00B86FD2" w:rsidRDefault="00972F25">
      <w:r>
        <w:rPr>
          <w:noProof/>
        </w:rPr>
        <w:drawing>
          <wp:inline distT="0" distB="0" distL="0" distR="0" wp14:anchorId="68A8EC64" wp14:editId="3381A9B2">
            <wp:extent cx="5715000" cy="5715000"/>
            <wp:effectExtent l="0" t="0" r="0" b="0"/>
            <wp:docPr id="26" name="Picture" descr="Figure 26:  Plot of air temperature during vertical rack hold-time experiments. Red horizontal lines indicate the 0-7°C range of a typical laboratory refrigerator and dashed vertical lines separate the three sets of hold-time samples."/>
            <wp:cNvGraphicFramePr/>
            <a:graphic xmlns:a="http://schemas.openxmlformats.org/drawingml/2006/main">
              <a:graphicData uri="http://schemas.openxmlformats.org/drawingml/2006/picture">
                <pic:pic xmlns:pic="http://schemas.openxmlformats.org/drawingml/2006/picture">
                  <pic:nvPicPr>
                    <pic:cNvPr id="0" name="Picture" descr="R-outputs_UBC-forWater-MSc_HMc/figures/HoldTime_air-Temp.png"/>
                    <pic:cNvPicPr>
                      <a:picLocks noChangeAspect="1" noChangeArrowheads="1"/>
                    </pic:cNvPicPr>
                  </pic:nvPicPr>
                  <pic:blipFill>
                    <a:blip r:embed="rId37" cstate="email">
                      <a:extLst>
                        <a:ext uri="{28A0092B-C50C-407E-A947-70E740481C1C}">
                          <a14:useLocalDpi xmlns:a14="http://schemas.microsoft.com/office/drawing/2010/main"/>
                        </a:ext>
                      </a:extLst>
                    </a:blip>
                    <a:stretch>
                      <a:fillRect/>
                    </a:stretch>
                  </pic:blipFill>
                  <pic:spPr bwMode="auto">
                    <a:xfrm>
                      <a:off x="0" y="0"/>
                      <a:ext cx="5715000" cy="5715000"/>
                    </a:xfrm>
                    <a:prstGeom prst="rect">
                      <a:avLst/>
                    </a:prstGeom>
                    <a:noFill/>
                    <a:ln w="9525">
                      <a:noFill/>
                      <a:headEnd/>
                      <a:tailEnd/>
                    </a:ln>
                  </pic:spPr>
                </pic:pic>
              </a:graphicData>
            </a:graphic>
          </wp:inline>
        </w:drawing>
      </w:r>
    </w:p>
    <w:p w14:paraId="11C26518" w14:textId="77777777" w:rsidR="00B86FD2" w:rsidRDefault="00972F25">
      <w:r>
        <w:t xml:space="preserve">Figure 26:  </w:t>
      </w:r>
      <w:r>
        <w:rPr>
          <w:i/>
        </w:rPr>
        <w:t>Plot of air temperature during vertical rack hold-time experiments. Red horizontal lines indicate the 0-7°C range of a typical laboratory refrigerator and dashed vertical lines separate the three sets of hold-time samples.</w:t>
      </w:r>
    </w:p>
    <w:p w14:paraId="69ACFE3E" w14:textId="77777777" w:rsidR="00B86FD2" w:rsidRDefault="00972F25">
      <w:r>
        <w:t> </w:t>
      </w:r>
    </w:p>
    <w:p w14:paraId="2CA27707" w14:textId="77777777" w:rsidR="00B86FD2" w:rsidRDefault="00972F25">
      <w:r>
        <w:lastRenderedPageBreak/>
        <w:t>Results of t-tests are summarized in Table 15. There was a significant change in DOC concentration during hold-time set A, in which DOC-rich “first flush” samples were held for 11 days at average temperature of 7.3°C. Sets B and C did not show significant changes in DOC concentrations. Changes to UV absorbance at 254nm were observed for set C, which was held for 34 days at an average of 4.4°C with a period of sub-zero temperatures. These results suggest that freezing did not alter DOC concentrations but did effect DOM character (reduction in aromaticity).</w:t>
      </w:r>
    </w:p>
    <w:p w14:paraId="6FBD0D99" w14:textId="77777777" w:rsidR="000E160F" w:rsidRDefault="000E160F"/>
    <w:p w14:paraId="42BFA06A" w14:textId="77777777" w:rsidR="00B86FD2" w:rsidRDefault="00972F25">
      <w:pPr>
        <w:numPr>
          <w:ilvl w:val="0"/>
          <w:numId w:val="20"/>
        </w:numPr>
      </w:pPr>
      <w:r>
        <w:t>TO DO: calculate average temperatures &amp; hold-times for rack samples during each event collection.</w:t>
      </w:r>
    </w:p>
    <w:p w14:paraId="4C79E9D5" w14:textId="77777777" w:rsidR="000E160F" w:rsidRDefault="00972F25">
      <w:pPr>
        <w:sectPr w:rsidR="000E160F" w:rsidSect="00972F25">
          <w:footerReference w:type="default" r:id="rId38"/>
          <w:pgSz w:w="12240" w:h="15840"/>
          <w:pgMar w:top="1418" w:right="1418" w:bottom="1418" w:left="1814" w:header="709" w:footer="709" w:gutter="0"/>
          <w:cols w:space="708"/>
          <w:titlePg/>
          <w:docGrid w:linePitch="360"/>
        </w:sectPr>
      </w:pPr>
      <w:r>
        <w:t> </w:t>
      </w:r>
    </w:p>
    <w:p w14:paraId="7C0C7CB9" w14:textId="77777777" w:rsidR="00B86FD2" w:rsidRDefault="00B86FD2"/>
    <w:p w14:paraId="0619B813" w14:textId="77777777" w:rsidR="00B86FD2" w:rsidRDefault="00972F25">
      <w:r>
        <w:t xml:space="preserve">Table 15: </w:t>
      </w:r>
      <w:r>
        <w:rPr>
          <w:i/>
        </w:rPr>
        <w:t>Results of t-tests comparing hold-time samples</w:t>
      </w:r>
    </w:p>
    <w:tbl>
      <w:tblPr>
        <w:tblW w:w="0" w:type="auto"/>
        <w:tblLook w:val="07E0" w:firstRow="1" w:lastRow="1" w:firstColumn="1" w:lastColumn="1" w:noHBand="1" w:noVBand="1"/>
        <w:tblCaption w:val="Table 15: Results of t-tests comparing hold-time samples"/>
      </w:tblPr>
      <w:tblGrid>
        <w:gridCol w:w="1119"/>
        <w:gridCol w:w="1149"/>
        <w:gridCol w:w="709"/>
        <w:gridCol w:w="1559"/>
        <w:gridCol w:w="1560"/>
        <w:gridCol w:w="1301"/>
        <w:gridCol w:w="1148"/>
        <w:gridCol w:w="1771"/>
        <w:gridCol w:w="1459"/>
        <w:gridCol w:w="1229"/>
      </w:tblGrid>
      <w:tr w:rsidR="00B86FD2" w:rsidRPr="000E160F" w14:paraId="5CAAE50F" w14:textId="77777777" w:rsidTr="000E160F">
        <w:tc>
          <w:tcPr>
            <w:tcW w:w="0" w:type="auto"/>
            <w:tcBorders>
              <w:bottom w:val="single" w:sz="0" w:space="0" w:color="auto"/>
            </w:tcBorders>
            <w:vAlign w:val="bottom"/>
          </w:tcPr>
          <w:p w14:paraId="23B775EA" w14:textId="77777777" w:rsidR="00B86FD2" w:rsidRPr="000E160F" w:rsidRDefault="00972F25">
            <w:pPr>
              <w:rPr>
                <w:sz w:val="22"/>
                <w:szCs w:val="22"/>
              </w:rPr>
            </w:pPr>
            <w:r w:rsidRPr="000E160F">
              <w:rPr>
                <w:sz w:val="22"/>
                <w:szCs w:val="22"/>
              </w:rPr>
              <w:t>Hold-time Set</w:t>
            </w:r>
          </w:p>
        </w:tc>
        <w:tc>
          <w:tcPr>
            <w:tcW w:w="1149" w:type="dxa"/>
            <w:tcBorders>
              <w:bottom w:val="single" w:sz="0" w:space="0" w:color="auto"/>
            </w:tcBorders>
            <w:vAlign w:val="bottom"/>
          </w:tcPr>
          <w:p w14:paraId="503350A6" w14:textId="77777777" w:rsidR="00B86FD2" w:rsidRPr="000E160F" w:rsidRDefault="00972F25">
            <w:pPr>
              <w:rPr>
                <w:sz w:val="22"/>
                <w:szCs w:val="22"/>
              </w:rPr>
            </w:pPr>
            <w:r w:rsidRPr="000E160F">
              <w:rPr>
                <w:sz w:val="22"/>
                <w:szCs w:val="22"/>
              </w:rPr>
              <w:t>Sample season</w:t>
            </w:r>
          </w:p>
        </w:tc>
        <w:tc>
          <w:tcPr>
            <w:tcW w:w="709" w:type="dxa"/>
            <w:tcBorders>
              <w:bottom w:val="single" w:sz="0" w:space="0" w:color="auto"/>
            </w:tcBorders>
            <w:vAlign w:val="bottom"/>
          </w:tcPr>
          <w:p w14:paraId="5BA9C473" w14:textId="77777777" w:rsidR="00B86FD2" w:rsidRPr="000E160F" w:rsidRDefault="00972F25">
            <w:pPr>
              <w:jc w:val="right"/>
              <w:rPr>
                <w:sz w:val="22"/>
                <w:szCs w:val="22"/>
              </w:rPr>
            </w:pPr>
            <w:r w:rsidRPr="000E160F">
              <w:rPr>
                <w:sz w:val="22"/>
                <w:szCs w:val="22"/>
              </w:rPr>
              <w:t>Days held</w:t>
            </w:r>
          </w:p>
        </w:tc>
        <w:tc>
          <w:tcPr>
            <w:tcW w:w="1559" w:type="dxa"/>
            <w:tcBorders>
              <w:bottom w:val="single" w:sz="0" w:space="0" w:color="auto"/>
            </w:tcBorders>
            <w:vAlign w:val="bottom"/>
          </w:tcPr>
          <w:p w14:paraId="1AE248F2" w14:textId="77777777" w:rsidR="00B86FD2" w:rsidRPr="000E160F" w:rsidRDefault="00972F25">
            <w:pPr>
              <w:rPr>
                <w:sz w:val="22"/>
                <w:szCs w:val="22"/>
              </w:rPr>
            </w:pPr>
            <w:r w:rsidRPr="000E160F">
              <w:rPr>
                <w:sz w:val="22"/>
                <w:szCs w:val="22"/>
              </w:rPr>
              <w:t>Mean temp.</w:t>
            </w:r>
          </w:p>
        </w:tc>
        <w:tc>
          <w:tcPr>
            <w:tcW w:w="1560" w:type="dxa"/>
            <w:tcBorders>
              <w:bottom w:val="single" w:sz="0" w:space="0" w:color="auto"/>
            </w:tcBorders>
            <w:vAlign w:val="bottom"/>
          </w:tcPr>
          <w:p w14:paraId="7615253B" w14:textId="77777777" w:rsidR="00B86FD2" w:rsidRPr="000E160F" w:rsidRDefault="00972F25">
            <w:pPr>
              <w:rPr>
                <w:sz w:val="22"/>
                <w:szCs w:val="22"/>
              </w:rPr>
            </w:pPr>
            <w:r w:rsidRPr="000E160F">
              <w:rPr>
                <w:sz w:val="22"/>
                <w:szCs w:val="22"/>
              </w:rPr>
              <w:t>DOC (mg/L): fresh // held</w:t>
            </w:r>
          </w:p>
        </w:tc>
        <w:tc>
          <w:tcPr>
            <w:tcW w:w="1301" w:type="dxa"/>
            <w:tcBorders>
              <w:bottom w:val="single" w:sz="0" w:space="0" w:color="auto"/>
            </w:tcBorders>
            <w:vAlign w:val="bottom"/>
          </w:tcPr>
          <w:p w14:paraId="244246EA" w14:textId="77777777" w:rsidR="00B86FD2" w:rsidRPr="000E160F" w:rsidRDefault="00972F25">
            <w:pPr>
              <w:jc w:val="right"/>
              <w:rPr>
                <w:sz w:val="22"/>
                <w:szCs w:val="22"/>
              </w:rPr>
            </w:pPr>
            <w:r w:rsidRPr="000E160F">
              <w:rPr>
                <w:sz w:val="22"/>
                <w:szCs w:val="22"/>
              </w:rPr>
              <w:t>p-value (DOC)</w:t>
            </w:r>
          </w:p>
        </w:tc>
        <w:tc>
          <w:tcPr>
            <w:tcW w:w="0" w:type="auto"/>
            <w:tcBorders>
              <w:bottom w:val="single" w:sz="0" w:space="0" w:color="auto"/>
            </w:tcBorders>
            <w:vAlign w:val="bottom"/>
          </w:tcPr>
          <w:p w14:paraId="1DA749DD" w14:textId="77777777" w:rsidR="00B86FD2" w:rsidRPr="000E160F" w:rsidRDefault="00972F25">
            <w:pPr>
              <w:rPr>
                <w:sz w:val="22"/>
                <w:szCs w:val="22"/>
              </w:rPr>
            </w:pPr>
            <w:r w:rsidRPr="000E160F">
              <w:rPr>
                <w:sz w:val="22"/>
                <w:szCs w:val="22"/>
              </w:rPr>
              <w:t>DOC change</w:t>
            </w:r>
          </w:p>
        </w:tc>
        <w:tc>
          <w:tcPr>
            <w:tcW w:w="0" w:type="auto"/>
            <w:tcBorders>
              <w:bottom w:val="single" w:sz="0" w:space="0" w:color="auto"/>
            </w:tcBorders>
            <w:vAlign w:val="bottom"/>
          </w:tcPr>
          <w:p w14:paraId="35C9685F" w14:textId="77777777" w:rsidR="00B86FD2" w:rsidRPr="000E160F" w:rsidRDefault="00972F25">
            <w:pPr>
              <w:rPr>
                <w:sz w:val="22"/>
                <w:szCs w:val="22"/>
              </w:rPr>
            </w:pPr>
            <w:r w:rsidRPr="000E160F">
              <w:rPr>
                <w:sz w:val="22"/>
                <w:szCs w:val="22"/>
              </w:rPr>
              <w:t>UV254 (mg/L): fresh // held</w:t>
            </w:r>
          </w:p>
        </w:tc>
        <w:tc>
          <w:tcPr>
            <w:tcW w:w="0" w:type="auto"/>
            <w:tcBorders>
              <w:bottom w:val="single" w:sz="0" w:space="0" w:color="auto"/>
            </w:tcBorders>
            <w:vAlign w:val="bottom"/>
          </w:tcPr>
          <w:p w14:paraId="0AB5CA20" w14:textId="77777777" w:rsidR="00B86FD2" w:rsidRPr="000E160F" w:rsidRDefault="00972F25">
            <w:pPr>
              <w:jc w:val="right"/>
              <w:rPr>
                <w:sz w:val="22"/>
                <w:szCs w:val="22"/>
              </w:rPr>
            </w:pPr>
            <w:r w:rsidRPr="000E160F">
              <w:rPr>
                <w:sz w:val="22"/>
                <w:szCs w:val="22"/>
              </w:rPr>
              <w:t>p-value (UV254)</w:t>
            </w:r>
          </w:p>
        </w:tc>
        <w:tc>
          <w:tcPr>
            <w:tcW w:w="0" w:type="auto"/>
            <w:tcBorders>
              <w:bottom w:val="single" w:sz="0" w:space="0" w:color="auto"/>
            </w:tcBorders>
            <w:vAlign w:val="bottom"/>
          </w:tcPr>
          <w:p w14:paraId="7B17D748" w14:textId="77777777" w:rsidR="00B86FD2" w:rsidRPr="000E160F" w:rsidRDefault="00972F25">
            <w:pPr>
              <w:rPr>
                <w:sz w:val="22"/>
                <w:szCs w:val="22"/>
              </w:rPr>
            </w:pPr>
            <w:r w:rsidRPr="000E160F">
              <w:rPr>
                <w:sz w:val="22"/>
                <w:szCs w:val="22"/>
              </w:rPr>
              <w:t>UV254 change</w:t>
            </w:r>
          </w:p>
        </w:tc>
      </w:tr>
      <w:tr w:rsidR="00B86FD2" w:rsidRPr="000E160F" w14:paraId="73E93832" w14:textId="77777777" w:rsidTr="000E160F">
        <w:tc>
          <w:tcPr>
            <w:tcW w:w="0" w:type="auto"/>
          </w:tcPr>
          <w:p w14:paraId="23224CB0" w14:textId="77777777" w:rsidR="00B86FD2" w:rsidRPr="000E160F" w:rsidRDefault="00972F25">
            <w:pPr>
              <w:rPr>
                <w:sz w:val="22"/>
                <w:szCs w:val="22"/>
              </w:rPr>
            </w:pPr>
            <w:r w:rsidRPr="000E160F">
              <w:rPr>
                <w:sz w:val="22"/>
                <w:szCs w:val="22"/>
              </w:rPr>
              <w:t>A</w:t>
            </w:r>
          </w:p>
        </w:tc>
        <w:tc>
          <w:tcPr>
            <w:tcW w:w="1149" w:type="dxa"/>
          </w:tcPr>
          <w:p w14:paraId="75E4C66A" w14:textId="77777777" w:rsidR="00B86FD2" w:rsidRPr="000E160F" w:rsidRDefault="00972F25">
            <w:pPr>
              <w:rPr>
                <w:sz w:val="22"/>
                <w:szCs w:val="22"/>
              </w:rPr>
            </w:pPr>
            <w:r w:rsidRPr="000E160F">
              <w:rPr>
                <w:sz w:val="22"/>
                <w:szCs w:val="22"/>
              </w:rPr>
              <w:t>first flush</w:t>
            </w:r>
          </w:p>
        </w:tc>
        <w:tc>
          <w:tcPr>
            <w:tcW w:w="709" w:type="dxa"/>
          </w:tcPr>
          <w:p w14:paraId="649CBF7A" w14:textId="77777777" w:rsidR="00B86FD2" w:rsidRPr="000E160F" w:rsidRDefault="00972F25">
            <w:pPr>
              <w:jc w:val="right"/>
              <w:rPr>
                <w:sz w:val="22"/>
                <w:szCs w:val="22"/>
              </w:rPr>
            </w:pPr>
            <w:r w:rsidRPr="000E160F">
              <w:rPr>
                <w:sz w:val="22"/>
                <w:szCs w:val="22"/>
              </w:rPr>
              <w:t>11</w:t>
            </w:r>
          </w:p>
        </w:tc>
        <w:tc>
          <w:tcPr>
            <w:tcW w:w="1559" w:type="dxa"/>
          </w:tcPr>
          <w:p w14:paraId="6C6A859B" w14:textId="77777777" w:rsidR="00B86FD2" w:rsidRPr="000E160F" w:rsidRDefault="00972F25">
            <w:pPr>
              <w:rPr>
                <w:sz w:val="22"/>
                <w:szCs w:val="22"/>
              </w:rPr>
            </w:pPr>
            <w:r w:rsidRPr="000E160F">
              <w:rPr>
                <w:sz w:val="22"/>
                <w:szCs w:val="22"/>
              </w:rPr>
              <w:t>7.3°C ± 2.1°C</w:t>
            </w:r>
          </w:p>
        </w:tc>
        <w:tc>
          <w:tcPr>
            <w:tcW w:w="1560" w:type="dxa"/>
          </w:tcPr>
          <w:p w14:paraId="4D9486CA" w14:textId="77777777" w:rsidR="00B86FD2" w:rsidRPr="000E160F" w:rsidRDefault="00972F25">
            <w:pPr>
              <w:rPr>
                <w:sz w:val="22"/>
                <w:szCs w:val="22"/>
              </w:rPr>
            </w:pPr>
            <w:r w:rsidRPr="000E160F">
              <w:rPr>
                <w:sz w:val="22"/>
                <w:szCs w:val="22"/>
              </w:rPr>
              <w:t>7.54 ± 0.04 // 4.17 ± 0.13</w:t>
            </w:r>
          </w:p>
        </w:tc>
        <w:tc>
          <w:tcPr>
            <w:tcW w:w="1301" w:type="dxa"/>
          </w:tcPr>
          <w:p w14:paraId="5603DA68" w14:textId="77777777" w:rsidR="00B86FD2" w:rsidRPr="000E160F" w:rsidRDefault="00972F25">
            <w:pPr>
              <w:jc w:val="right"/>
              <w:rPr>
                <w:sz w:val="22"/>
                <w:szCs w:val="22"/>
              </w:rPr>
            </w:pPr>
            <w:r w:rsidRPr="000E160F">
              <w:rPr>
                <w:sz w:val="22"/>
                <w:szCs w:val="22"/>
              </w:rPr>
              <w:t>0.0000010</w:t>
            </w:r>
          </w:p>
        </w:tc>
        <w:tc>
          <w:tcPr>
            <w:tcW w:w="0" w:type="auto"/>
          </w:tcPr>
          <w:p w14:paraId="6CDEBE9D" w14:textId="77777777" w:rsidR="00B86FD2" w:rsidRPr="000E160F" w:rsidRDefault="00972F25">
            <w:pPr>
              <w:rPr>
                <w:sz w:val="22"/>
                <w:szCs w:val="22"/>
              </w:rPr>
            </w:pPr>
            <w:r w:rsidRPr="000E160F">
              <w:rPr>
                <w:sz w:val="22"/>
                <w:szCs w:val="22"/>
              </w:rPr>
              <w:t>sig.</w:t>
            </w:r>
          </w:p>
        </w:tc>
        <w:tc>
          <w:tcPr>
            <w:tcW w:w="0" w:type="auto"/>
          </w:tcPr>
          <w:p w14:paraId="38439063" w14:textId="77777777" w:rsidR="00B86FD2" w:rsidRPr="000E160F" w:rsidRDefault="00972F25">
            <w:pPr>
              <w:rPr>
                <w:sz w:val="22"/>
                <w:szCs w:val="22"/>
              </w:rPr>
            </w:pPr>
            <w:r w:rsidRPr="000E160F">
              <w:rPr>
                <w:sz w:val="22"/>
                <w:szCs w:val="22"/>
              </w:rPr>
              <w:t>14.59 ± 0.01 // 14.52 ± 0.08</w:t>
            </w:r>
          </w:p>
        </w:tc>
        <w:tc>
          <w:tcPr>
            <w:tcW w:w="0" w:type="auto"/>
          </w:tcPr>
          <w:p w14:paraId="1306E97A" w14:textId="77777777" w:rsidR="00B86FD2" w:rsidRPr="000E160F" w:rsidRDefault="00972F25">
            <w:pPr>
              <w:jc w:val="right"/>
              <w:rPr>
                <w:sz w:val="22"/>
                <w:szCs w:val="22"/>
              </w:rPr>
            </w:pPr>
            <w:r w:rsidRPr="000E160F">
              <w:rPr>
                <w:sz w:val="22"/>
                <w:szCs w:val="22"/>
              </w:rPr>
              <w:t>0.1118622</w:t>
            </w:r>
          </w:p>
        </w:tc>
        <w:tc>
          <w:tcPr>
            <w:tcW w:w="0" w:type="auto"/>
          </w:tcPr>
          <w:p w14:paraId="0B37BA0D" w14:textId="77777777" w:rsidR="00B86FD2" w:rsidRPr="000E160F" w:rsidRDefault="00972F25">
            <w:pPr>
              <w:rPr>
                <w:sz w:val="22"/>
                <w:szCs w:val="22"/>
              </w:rPr>
            </w:pPr>
            <w:r w:rsidRPr="000E160F">
              <w:rPr>
                <w:sz w:val="22"/>
                <w:szCs w:val="22"/>
              </w:rPr>
              <w:t>NA</w:t>
            </w:r>
          </w:p>
        </w:tc>
      </w:tr>
      <w:tr w:rsidR="00B86FD2" w:rsidRPr="000E160F" w14:paraId="3F257E85" w14:textId="77777777" w:rsidTr="000E160F">
        <w:tc>
          <w:tcPr>
            <w:tcW w:w="0" w:type="auto"/>
          </w:tcPr>
          <w:p w14:paraId="551DCE33" w14:textId="77777777" w:rsidR="00B86FD2" w:rsidRPr="000E160F" w:rsidRDefault="00972F25">
            <w:pPr>
              <w:rPr>
                <w:sz w:val="22"/>
                <w:szCs w:val="22"/>
              </w:rPr>
            </w:pPr>
            <w:r w:rsidRPr="000E160F">
              <w:rPr>
                <w:sz w:val="22"/>
                <w:szCs w:val="22"/>
              </w:rPr>
              <w:t>B</w:t>
            </w:r>
          </w:p>
        </w:tc>
        <w:tc>
          <w:tcPr>
            <w:tcW w:w="1149" w:type="dxa"/>
          </w:tcPr>
          <w:p w14:paraId="737C5410" w14:textId="77777777" w:rsidR="00B86FD2" w:rsidRPr="000E160F" w:rsidRDefault="00972F25">
            <w:pPr>
              <w:rPr>
                <w:sz w:val="22"/>
                <w:szCs w:val="22"/>
              </w:rPr>
            </w:pPr>
            <w:r w:rsidRPr="000E160F">
              <w:rPr>
                <w:sz w:val="22"/>
                <w:szCs w:val="22"/>
              </w:rPr>
              <w:t>wet</w:t>
            </w:r>
          </w:p>
        </w:tc>
        <w:tc>
          <w:tcPr>
            <w:tcW w:w="709" w:type="dxa"/>
          </w:tcPr>
          <w:p w14:paraId="03B1EC57" w14:textId="77777777" w:rsidR="00B86FD2" w:rsidRPr="000E160F" w:rsidRDefault="00972F25">
            <w:pPr>
              <w:jc w:val="right"/>
              <w:rPr>
                <w:sz w:val="22"/>
                <w:szCs w:val="22"/>
              </w:rPr>
            </w:pPr>
            <w:r w:rsidRPr="000E160F">
              <w:rPr>
                <w:sz w:val="22"/>
                <w:szCs w:val="22"/>
              </w:rPr>
              <w:t>20</w:t>
            </w:r>
          </w:p>
        </w:tc>
        <w:tc>
          <w:tcPr>
            <w:tcW w:w="1559" w:type="dxa"/>
          </w:tcPr>
          <w:p w14:paraId="5BC48944" w14:textId="77777777" w:rsidR="00B86FD2" w:rsidRPr="000E160F" w:rsidRDefault="00972F25">
            <w:pPr>
              <w:rPr>
                <w:sz w:val="22"/>
                <w:szCs w:val="22"/>
              </w:rPr>
            </w:pPr>
            <w:r w:rsidRPr="000E160F">
              <w:rPr>
                <w:sz w:val="22"/>
                <w:szCs w:val="22"/>
              </w:rPr>
              <w:t>6.1°C ± 2.7°C</w:t>
            </w:r>
          </w:p>
        </w:tc>
        <w:tc>
          <w:tcPr>
            <w:tcW w:w="1560" w:type="dxa"/>
          </w:tcPr>
          <w:p w14:paraId="1DD2D05E" w14:textId="77777777" w:rsidR="00B86FD2" w:rsidRPr="000E160F" w:rsidRDefault="00972F25">
            <w:pPr>
              <w:rPr>
                <w:sz w:val="22"/>
                <w:szCs w:val="22"/>
              </w:rPr>
            </w:pPr>
            <w:r w:rsidRPr="000E160F">
              <w:rPr>
                <w:sz w:val="22"/>
                <w:szCs w:val="22"/>
              </w:rPr>
              <w:t>5.37 ± 0.1 // 5.49 ± 0.04</w:t>
            </w:r>
          </w:p>
        </w:tc>
        <w:tc>
          <w:tcPr>
            <w:tcW w:w="1301" w:type="dxa"/>
          </w:tcPr>
          <w:p w14:paraId="3B9077BF" w14:textId="77777777" w:rsidR="00B86FD2" w:rsidRPr="000E160F" w:rsidRDefault="00972F25">
            <w:pPr>
              <w:jc w:val="right"/>
              <w:rPr>
                <w:sz w:val="22"/>
                <w:szCs w:val="22"/>
              </w:rPr>
            </w:pPr>
            <w:r w:rsidRPr="000E160F">
              <w:rPr>
                <w:sz w:val="22"/>
                <w:szCs w:val="22"/>
              </w:rPr>
              <w:t>0.1342784</w:t>
            </w:r>
          </w:p>
        </w:tc>
        <w:tc>
          <w:tcPr>
            <w:tcW w:w="0" w:type="auto"/>
          </w:tcPr>
          <w:p w14:paraId="304EACCF" w14:textId="77777777" w:rsidR="00B86FD2" w:rsidRPr="000E160F" w:rsidRDefault="00972F25">
            <w:pPr>
              <w:rPr>
                <w:sz w:val="22"/>
                <w:szCs w:val="22"/>
              </w:rPr>
            </w:pPr>
            <w:r w:rsidRPr="000E160F">
              <w:rPr>
                <w:sz w:val="22"/>
                <w:szCs w:val="22"/>
              </w:rPr>
              <w:t>NA</w:t>
            </w:r>
          </w:p>
        </w:tc>
        <w:tc>
          <w:tcPr>
            <w:tcW w:w="0" w:type="auto"/>
          </w:tcPr>
          <w:p w14:paraId="5548538B" w14:textId="77777777" w:rsidR="00B86FD2" w:rsidRPr="000E160F" w:rsidRDefault="00972F25">
            <w:pPr>
              <w:rPr>
                <w:sz w:val="22"/>
                <w:szCs w:val="22"/>
              </w:rPr>
            </w:pPr>
            <w:r w:rsidRPr="000E160F">
              <w:rPr>
                <w:sz w:val="22"/>
                <w:szCs w:val="22"/>
              </w:rPr>
              <w:t>19.14 ± 0.07 // 17.62 ± 3.08</w:t>
            </w:r>
          </w:p>
        </w:tc>
        <w:tc>
          <w:tcPr>
            <w:tcW w:w="0" w:type="auto"/>
          </w:tcPr>
          <w:p w14:paraId="52B9ED3D" w14:textId="77777777" w:rsidR="00B86FD2" w:rsidRPr="000E160F" w:rsidRDefault="00972F25">
            <w:pPr>
              <w:jc w:val="right"/>
              <w:rPr>
                <w:sz w:val="22"/>
                <w:szCs w:val="22"/>
              </w:rPr>
            </w:pPr>
            <w:r w:rsidRPr="000E160F">
              <w:rPr>
                <w:sz w:val="22"/>
                <w:szCs w:val="22"/>
              </w:rPr>
              <w:t>0.3254723</w:t>
            </w:r>
          </w:p>
        </w:tc>
        <w:tc>
          <w:tcPr>
            <w:tcW w:w="0" w:type="auto"/>
          </w:tcPr>
          <w:p w14:paraId="41CF0CA9" w14:textId="77777777" w:rsidR="00B86FD2" w:rsidRPr="000E160F" w:rsidRDefault="00972F25">
            <w:pPr>
              <w:rPr>
                <w:sz w:val="22"/>
                <w:szCs w:val="22"/>
              </w:rPr>
            </w:pPr>
            <w:r w:rsidRPr="000E160F">
              <w:rPr>
                <w:sz w:val="22"/>
                <w:szCs w:val="22"/>
              </w:rPr>
              <w:t>NA</w:t>
            </w:r>
          </w:p>
        </w:tc>
      </w:tr>
      <w:tr w:rsidR="00B86FD2" w:rsidRPr="000E160F" w14:paraId="537E4AEE" w14:textId="77777777" w:rsidTr="000E160F">
        <w:tc>
          <w:tcPr>
            <w:tcW w:w="0" w:type="auto"/>
          </w:tcPr>
          <w:p w14:paraId="1C7386F7" w14:textId="77777777" w:rsidR="00B86FD2" w:rsidRPr="000E160F" w:rsidRDefault="00972F25">
            <w:pPr>
              <w:rPr>
                <w:sz w:val="22"/>
                <w:szCs w:val="22"/>
              </w:rPr>
            </w:pPr>
            <w:r w:rsidRPr="000E160F">
              <w:rPr>
                <w:sz w:val="22"/>
                <w:szCs w:val="22"/>
              </w:rPr>
              <w:t>C</w:t>
            </w:r>
          </w:p>
        </w:tc>
        <w:tc>
          <w:tcPr>
            <w:tcW w:w="1149" w:type="dxa"/>
          </w:tcPr>
          <w:p w14:paraId="170D729F" w14:textId="77777777" w:rsidR="00B86FD2" w:rsidRPr="000E160F" w:rsidRDefault="00972F25">
            <w:pPr>
              <w:rPr>
                <w:sz w:val="22"/>
                <w:szCs w:val="22"/>
              </w:rPr>
            </w:pPr>
            <w:r w:rsidRPr="000E160F">
              <w:rPr>
                <w:sz w:val="22"/>
                <w:szCs w:val="22"/>
              </w:rPr>
              <w:t>wet</w:t>
            </w:r>
          </w:p>
        </w:tc>
        <w:tc>
          <w:tcPr>
            <w:tcW w:w="709" w:type="dxa"/>
          </w:tcPr>
          <w:p w14:paraId="79F2FCC6" w14:textId="77777777" w:rsidR="00B86FD2" w:rsidRPr="000E160F" w:rsidRDefault="00972F25">
            <w:pPr>
              <w:jc w:val="right"/>
              <w:rPr>
                <w:sz w:val="22"/>
                <w:szCs w:val="22"/>
              </w:rPr>
            </w:pPr>
            <w:r w:rsidRPr="000E160F">
              <w:rPr>
                <w:sz w:val="22"/>
                <w:szCs w:val="22"/>
              </w:rPr>
              <w:t>34</w:t>
            </w:r>
          </w:p>
        </w:tc>
        <w:tc>
          <w:tcPr>
            <w:tcW w:w="1559" w:type="dxa"/>
          </w:tcPr>
          <w:p w14:paraId="79D82EEA" w14:textId="77777777" w:rsidR="00B86FD2" w:rsidRPr="000E160F" w:rsidRDefault="00972F25">
            <w:pPr>
              <w:rPr>
                <w:sz w:val="22"/>
                <w:szCs w:val="22"/>
              </w:rPr>
            </w:pPr>
            <w:r w:rsidRPr="000E160F">
              <w:rPr>
                <w:sz w:val="22"/>
                <w:szCs w:val="22"/>
              </w:rPr>
              <w:t>4.4°C ± 3.2°C</w:t>
            </w:r>
          </w:p>
        </w:tc>
        <w:tc>
          <w:tcPr>
            <w:tcW w:w="1560" w:type="dxa"/>
          </w:tcPr>
          <w:p w14:paraId="758CB1ED" w14:textId="77777777" w:rsidR="00B86FD2" w:rsidRPr="000E160F" w:rsidRDefault="00972F25">
            <w:pPr>
              <w:rPr>
                <w:sz w:val="22"/>
                <w:szCs w:val="22"/>
              </w:rPr>
            </w:pPr>
            <w:r w:rsidRPr="000E160F">
              <w:rPr>
                <w:sz w:val="22"/>
                <w:szCs w:val="22"/>
              </w:rPr>
              <w:t>3.31 ± 0.16 // 2.56 ± 1.11</w:t>
            </w:r>
          </w:p>
        </w:tc>
        <w:tc>
          <w:tcPr>
            <w:tcW w:w="1301" w:type="dxa"/>
          </w:tcPr>
          <w:p w14:paraId="3192D918" w14:textId="77777777" w:rsidR="00B86FD2" w:rsidRPr="000E160F" w:rsidRDefault="00972F25">
            <w:pPr>
              <w:jc w:val="right"/>
              <w:rPr>
                <w:sz w:val="22"/>
                <w:szCs w:val="22"/>
              </w:rPr>
            </w:pPr>
            <w:r w:rsidRPr="000E160F">
              <w:rPr>
                <w:sz w:val="22"/>
                <w:szCs w:val="22"/>
              </w:rPr>
              <w:t>0.1727405</w:t>
            </w:r>
          </w:p>
        </w:tc>
        <w:tc>
          <w:tcPr>
            <w:tcW w:w="0" w:type="auto"/>
          </w:tcPr>
          <w:p w14:paraId="699F3B44" w14:textId="77777777" w:rsidR="00B86FD2" w:rsidRPr="000E160F" w:rsidRDefault="00972F25">
            <w:pPr>
              <w:rPr>
                <w:sz w:val="22"/>
                <w:szCs w:val="22"/>
              </w:rPr>
            </w:pPr>
            <w:r w:rsidRPr="000E160F">
              <w:rPr>
                <w:sz w:val="22"/>
                <w:szCs w:val="22"/>
              </w:rPr>
              <w:t>NA</w:t>
            </w:r>
          </w:p>
        </w:tc>
        <w:tc>
          <w:tcPr>
            <w:tcW w:w="0" w:type="auto"/>
          </w:tcPr>
          <w:p w14:paraId="1CB19FD5" w14:textId="77777777" w:rsidR="00B86FD2" w:rsidRPr="000E160F" w:rsidRDefault="00972F25">
            <w:pPr>
              <w:rPr>
                <w:sz w:val="22"/>
                <w:szCs w:val="22"/>
              </w:rPr>
            </w:pPr>
            <w:r w:rsidRPr="000E160F">
              <w:rPr>
                <w:sz w:val="22"/>
                <w:szCs w:val="22"/>
              </w:rPr>
              <w:t>13.52 ± 2.99 // 8.91 ± 2.15</w:t>
            </w:r>
          </w:p>
        </w:tc>
        <w:tc>
          <w:tcPr>
            <w:tcW w:w="0" w:type="auto"/>
          </w:tcPr>
          <w:p w14:paraId="654D7915" w14:textId="77777777" w:rsidR="00B86FD2" w:rsidRPr="000E160F" w:rsidRDefault="00972F25">
            <w:pPr>
              <w:jc w:val="right"/>
              <w:rPr>
                <w:sz w:val="22"/>
                <w:szCs w:val="22"/>
              </w:rPr>
            </w:pPr>
            <w:r w:rsidRPr="000E160F">
              <w:rPr>
                <w:sz w:val="22"/>
                <w:szCs w:val="22"/>
              </w:rPr>
              <w:t>0.0147941</w:t>
            </w:r>
          </w:p>
        </w:tc>
        <w:tc>
          <w:tcPr>
            <w:tcW w:w="0" w:type="auto"/>
          </w:tcPr>
          <w:p w14:paraId="682AF823" w14:textId="77777777" w:rsidR="00B86FD2" w:rsidRPr="000E160F" w:rsidRDefault="00972F25">
            <w:pPr>
              <w:rPr>
                <w:sz w:val="22"/>
                <w:szCs w:val="22"/>
              </w:rPr>
            </w:pPr>
            <w:r w:rsidRPr="000E160F">
              <w:rPr>
                <w:sz w:val="22"/>
                <w:szCs w:val="22"/>
              </w:rPr>
              <w:t>sig.</w:t>
            </w:r>
          </w:p>
        </w:tc>
      </w:tr>
    </w:tbl>
    <w:p w14:paraId="2F0D5BBD" w14:textId="77777777" w:rsidR="000E160F" w:rsidRDefault="00972F25">
      <w:pPr>
        <w:sectPr w:rsidR="000E160F" w:rsidSect="000E160F">
          <w:pgSz w:w="15840" w:h="12240" w:orient="landscape"/>
          <w:pgMar w:top="1814" w:right="1418" w:bottom="1418" w:left="1418" w:header="709" w:footer="709" w:gutter="0"/>
          <w:cols w:space="708"/>
          <w:docGrid w:linePitch="360"/>
        </w:sectPr>
      </w:pPr>
      <w:r>
        <w:t> </w:t>
      </w:r>
    </w:p>
    <w:p w14:paraId="2E851BE1" w14:textId="77777777" w:rsidR="00B86FD2" w:rsidRDefault="00B86FD2"/>
    <w:p w14:paraId="438B65BF" w14:textId="77777777" w:rsidR="00B86FD2" w:rsidRDefault="00972F25">
      <w:pPr>
        <w:pStyle w:val="Heading3"/>
      </w:pPr>
      <w:bookmarkStart w:id="105" w:name="laboratory"/>
      <w:bookmarkStart w:id="106" w:name="_Toc40747065"/>
      <w:r>
        <w:t>Laboratory</w:t>
      </w:r>
      <w:bookmarkEnd w:id="105"/>
      <w:bookmarkEnd w:id="106"/>
    </w:p>
    <w:p w14:paraId="55CB3683" w14:textId="77777777" w:rsidR="00B86FD2" w:rsidRDefault="00972F25">
      <w:r>
        <w:t>UBC-based laboratory analysis of samples resulted in an overall accuracy of 3.7% based on analysis of 20 calibration verification standards.</w:t>
      </w:r>
    </w:p>
    <w:p w14:paraId="6FF72F88" w14:textId="77777777" w:rsidR="00BC30E0" w:rsidRDefault="00BC30E0" w:rsidP="00BC30E0">
      <w:bookmarkStart w:id="107" w:name="random-forests"/>
    </w:p>
    <w:p w14:paraId="78E75C7A" w14:textId="77777777" w:rsidR="00BC30E0" w:rsidRDefault="00BC30E0" w:rsidP="00BC30E0"/>
    <w:p w14:paraId="5ED3C00F" w14:textId="77777777" w:rsidR="00B86FD2" w:rsidRPr="00BC30E0" w:rsidRDefault="00BC30E0" w:rsidP="00BC30E0">
      <w:pPr>
        <w:rPr>
          <w:b/>
          <w:bCs/>
          <w:i/>
          <w:iCs/>
        </w:rPr>
      </w:pPr>
      <w:r w:rsidRPr="00BC30E0">
        <w:rPr>
          <w:b/>
          <w:bCs/>
          <w:i/>
          <w:iCs/>
        </w:rPr>
        <w:t>R</w:t>
      </w:r>
      <w:r w:rsidR="00972F25" w:rsidRPr="00BC30E0">
        <w:rPr>
          <w:b/>
          <w:bCs/>
          <w:i/>
          <w:iCs/>
        </w:rPr>
        <w:t>andom Forests</w:t>
      </w:r>
      <w:bookmarkEnd w:id="107"/>
    </w:p>
    <w:p w14:paraId="7C7BF682" w14:textId="77777777" w:rsidR="00B86FD2" w:rsidRDefault="00972F25">
      <w:pPr>
        <w:numPr>
          <w:ilvl w:val="0"/>
          <w:numId w:val="21"/>
        </w:numPr>
      </w:pPr>
      <w:r>
        <w:t>in progress</w:t>
      </w:r>
    </w:p>
    <w:p w14:paraId="3AACCB1E" w14:textId="77777777" w:rsidR="00B86FD2" w:rsidRDefault="00972F25">
      <w:pPr>
        <w:pStyle w:val="Heading1"/>
      </w:pPr>
      <w:bookmarkStart w:id="108" w:name="discussion"/>
      <w:bookmarkStart w:id="109" w:name="_Toc40747066"/>
      <w:r>
        <w:lastRenderedPageBreak/>
        <w:t>Discussion</w:t>
      </w:r>
      <w:bookmarkEnd w:id="108"/>
      <w:bookmarkEnd w:id="109"/>
    </w:p>
    <w:p w14:paraId="11F91B56" w14:textId="77777777" w:rsidR="00B86FD2" w:rsidRDefault="00972F25">
      <w:pPr>
        <w:pStyle w:val="Heading1"/>
      </w:pPr>
      <w:bookmarkStart w:id="110" w:name="conclusions"/>
      <w:bookmarkStart w:id="111" w:name="_Toc40747067"/>
      <w:r>
        <w:lastRenderedPageBreak/>
        <w:t>Conclusions</w:t>
      </w:r>
      <w:bookmarkEnd w:id="110"/>
      <w:bookmarkEnd w:id="111"/>
    </w:p>
    <w:p w14:paraId="1C9A7920" w14:textId="77777777" w:rsidR="00B86FD2" w:rsidRDefault="00972F25">
      <w:pPr>
        <w:pStyle w:val="Heading1"/>
      </w:pPr>
      <w:bookmarkStart w:id="112" w:name="references"/>
      <w:bookmarkStart w:id="113" w:name="_Toc40747068"/>
      <w:r>
        <w:lastRenderedPageBreak/>
        <w:t>References</w:t>
      </w:r>
      <w:bookmarkEnd w:id="112"/>
      <w:bookmarkEnd w:id="113"/>
    </w:p>
    <w:p w14:paraId="6D259405" w14:textId="77777777" w:rsidR="00B86FD2" w:rsidRDefault="00972F25">
      <w:pPr>
        <w:pStyle w:val="Bibliography"/>
      </w:pPr>
      <w:bookmarkStart w:id="114" w:name="ref-Abbott2018"/>
      <w:bookmarkStart w:id="115" w:name="refs"/>
      <w:r>
        <w:t xml:space="preserve">Abbott, Benjamin W., Gérard Gruau, Jay P. Zarnetske, Florentina Moatar, Lou Barbe, Zahra Thomas, Ophélie Fovet, et al. 2018. “Unexpected spatial stability of water chemistry in headwater stream networks.” </w:t>
      </w:r>
      <w:r>
        <w:rPr>
          <w:i/>
        </w:rPr>
        <w:t>Ecology Letters</w:t>
      </w:r>
      <w:r>
        <w:t xml:space="preserve"> 21 (2): 296–308. </w:t>
      </w:r>
      <w:hyperlink r:id="rId39">
        <w:r>
          <w:rPr>
            <w:rStyle w:val="Hyperlink"/>
          </w:rPr>
          <w:t>https://doi.org/10.1111/ele.12897</w:t>
        </w:r>
      </w:hyperlink>
      <w:r>
        <w:t>.</w:t>
      </w:r>
    </w:p>
    <w:p w14:paraId="55AC6406" w14:textId="77777777" w:rsidR="00B86FD2" w:rsidRDefault="00972F25">
      <w:pPr>
        <w:pStyle w:val="Bibliography"/>
      </w:pPr>
      <w:bookmarkStart w:id="116" w:name="ref-Aiken2011"/>
      <w:bookmarkEnd w:id="114"/>
      <w:r>
        <w:t xml:space="preserve">Aiken, George R., Heileen Hsu-Kim, and Joseph N. Ryan. 2011. “Influence of dissolved organic matter on the environmental fate of metals, nanoparticles, and colloids.” </w:t>
      </w:r>
      <w:r>
        <w:rPr>
          <w:i/>
        </w:rPr>
        <w:t>Environmental Science and Technology</w:t>
      </w:r>
      <w:r>
        <w:t xml:space="preserve"> 45 (8): 3196–3201. </w:t>
      </w:r>
      <w:hyperlink r:id="rId40">
        <w:r>
          <w:rPr>
            <w:rStyle w:val="Hyperlink"/>
          </w:rPr>
          <w:t>https://doi.org/10.1021/es103992s</w:t>
        </w:r>
      </w:hyperlink>
      <w:r>
        <w:t>.</w:t>
      </w:r>
    </w:p>
    <w:p w14:paraId="51861CB6" w14:textId="77777777" w:rsidR="00B86FD2" w:rsidRDefault="00972F25">
      <w:pPr>
        <w:pStyle w:val="Bibliography"/>
      </w:pPr>
      <w:bookmarkStart w:id="117" w:name="ref-Avagyan2014"/>
      <w:bookmarkEnd w:id="116"/>
      <w:r>
        <w:t xml:space="preserve">Avagyan, Armine, Benjamin R. K. Runkle, and Lars Kutzbach. 2014. “Application of high-resolution spectral absorbance measurements to determine dissolved organic carbon concentration in remote areas.” </w:t>
      </w:r>
      <w:r>
        <w:rPr>
          <w:i/>
        </w:rPr>
        <w:t>Journal of Hydrology</w:t>
      </w:r>
      <w:r>
        <w:t xml:space="preserve"> 517: 435–46. </w:t>
      </w:r>
      <w:hyperlink r:id="rId41">
        <w:r>
          <w:rPr>
            <w:rStyle w:val="Hyperlink"/>
          </w:rPr>
          <w:t>https://doi.org/10.1016/j.jhydrol.2014.05.060</w:t>
        </w:r>
      </w:hyperlink>
      <w:r>
        <w:t>.</w:t>
      </w:r>
    </w:p>
    <w:p w14:paraId="2108467D" w14:textId="77777777" w:rsidR="00B86FD2" w:rsidRDefault="00972F25">
      <w:pPr>
        <w:pStyle w:val="Bibliography"/>
      </w:pPr>
      <w:bookmarkStart w:id="118" w:name="ref-BC2019"/>
      <w:bookmarkEnd w:id="117"/>
      <w:r>
        <w:t xml:space="preserve">British Columbia Ministry of Environment. 2017. “Source Drinking Water Quality Guidelines: Guideline Summary.” Victoria, B.C.: Prov. B.C. </w:t>
      </w:r>
      <w:hyperlink r:id="rId42">
        <w:r>
          <w:rPr>
            <w:rStyle w:val="Hyperlink"/>
          </w:rPr>
          <w:t>https://www2.gov.bc.ca/gov/content/governments/organizational-structure/ministries-organizations/ministries/environment-climate-change</w:t>
        </w:r>
      </w:hyperlink>
      <w:r>
        <w:t>.</w:t>
      </w:r>
    </w:p>
    <w:p w14:paraId="5584F11E" w14:textId="77777777" w:rsidR="00B86FD2" w:rsidRDefault="00972F25">
      <w:pPr>
        <w:pStyle w:val="Bibliography"/>
      </w:pPr>
      <w:bookmarkStart w:id="119" w:name="ref-CCME2004"/>
      <w:bookmarkEnd w:id="118"/>
      <w:r>
        <w:t>Canadian Council of Ministers of the Environment. 2004. “From source to tap : guidance on the multi-barrier approach to safe drinking water.”</w:t>
      </w:r>
    </w:p>
    <w:p w14:paraId="6822DF37" w14:textId="77777777" w:rsidR="00B86FD2" w:rsidRDefault="00972F25">
      <w:pPr>
        <w:pStyle w:val="Bibliography"/>
      </w:pPr>
      <w:bookmarkStart w:id="120" w:name="ref-Chow2008"/>
      <w:bookmarkEnd w:id="119"/>
      <w:r>
        <w:t xml:space="preserve">Chow, Alex T., Randy A. Dahlgren, Qian Zhang, and P. K. Wong. 2008. “Relationships between specific ultraviolet absorbance and trihalomethane precursors of different carbon sources.” </w:t>
      </w:r>
      <w:r>
        <w:rPr>
          <w:i/>
        </w:rPr>
        <w:t>Journal of Water Supply: Research and Technology - AQUA</w:t>
      </w:r>
      <w:r>
        <w:t xml:space="preserve"> 57 (7): 471–80. </w:t>
      </w:r>
      <w:hyperlink r:id="rId43">
        <w:r>
          <w:rPr>
            <w:rStyle w:val="Hyperlink"/>
          </w:rPr>
          <w:t>https://doi.org/10.2166/aqua.2008.064</w:t>
        </w:r>
      </w:hyperlink>
      <w:r>
        <w:t>.</w:t>
      </w:r>
    </w:p>
    <w:p w14:paraId="1CDA4096" w14:textId="77777777" w:rsidR="00B86FD2" w:rsidRDefault="00972F25">
      <w:pPr>
        <w:pStyle w:val="Bibliography"/>
      </w:pPr>
      <w:bookmarkStart w:id="121" w:name="ref-Creed2015"/>
      <w:bookmarkEnd w:id="120"/>
      <w:r>
        <w:t xml:space="preserve">Creed, IF Irena F, DM Diane M Mcknight, Brian A Pellerin, Mark B Green, Brian A Bergamaschi, George R Aiken, Douglas A Burns, et al. 2015. “The river as a chemostat : fresh perspectives on dissolved organic matter flowing down the river continuum.” </w:t>
      </w:r>
      <w:r>
        <w:rPr>
          <w:i/>
        </w:rPr>
        <w:t>Canadian Journal of Fisheries and Aquatic Sciences</w:t>
      </w:r>
      <w:r>
        <w:t xml:space="preserve"> 14 (April): 1–14. </w:t>
      </w:r>
      <w:hyperlink r:id="rId44">
        <w:r>
          <w:rPr>
            <w:rStyle w:val="Hyperlink"/>
          </w:rPr>
          <w:t>https://doi.org/10.1139/cjfas-2014-0400</w:t>
        </w:r>
      </w:hyperlink>
      <w:r>
        <w:t>.</w:t>
      </w:r>
    </w:p>
    <w:p w14:paraId="7BEC7AC7" w14:textId="77777777" w:rsidR="00B86FD2" w:rsidRDefault="00972F25">
      <w:pPr>
        <w:pStyle w:val="Bibliography"/>
      </w:pPr>
      <w:bookmarkStart w:id="122" w:name="ref-MWH2014"/>
      <w:bookmarkEnd w:id="121"/>
      <w:r>
        <w:t xml:space="preserve">Critten, John C. Trussell, Rhodes. Hand, David. Howe, Kerry. Tchobanoglous, George. 2014. </w:t>
      </w:r>
      <w:r>
        <w:rPr>
          <w:i/>
        </w:rPr>
        <w:t>MWH Water Treatment Principles and Design</w:t>
      </w:r>
      <w:r>
        <w:t xml:space="preserve">. </w:t>
      </w:r>
      <w:hyperlink r:id="rId45">
        <w:r>
          <w:rPr>
            <w:rStyle w:val="Hyperlink"/>
          </w:rPr>
          <w:t>https://doi.org/10.1016/B978-0-12-382092-1.00019-1</w:t>
        </w:r>
      </w:hyperlink>
      <w:r>
        <w:t>.</w:t>
      </w:r>
    </w:p>
    <w:p w14:paraId="3A2F1EA7" w14:textId="77777777" w:rsidR="00B86FD2" w:rsidRDefault="00972F25">
      <w:pPr>
        <w:pStyle w:val="Bibliography"/>
      </w:pPr>
      <w:bookmarkStart w:id="123" w:name="ref-Delpla2016"/>
      <w:bookmarkEnd w:id="122"/>
      <w:r w:rsidRPr="00777904">
        <w:rPr>
          <w:lang w:val="pt-BR"/>
        </w:rPr>
        <w:t xml:space="preserve">Delpla, Ianis, and Manuel J. Rodriguez. </w:t>
      </w:r>
      <w:r>
        <w:t xml:space="preserve">2016. “Experimental disinfection by-product formation potential following rainfall events.” </w:t>
      </w:r>
      <w:r>
        <w:rPr>
          <w:i/>
        </w:rPr>
        <w:t>Water Research</w:t>
      </w:r>
      <w:r>
        <w:t xml:space="preserve"> 104: 340–48. </w:t>
      </w:r>
      <w:hyperlink r:id="rId46">
        <w:r>
          <w:rPr>
            <w:rStyle w:val="Hyperlink"/>
          </w:rPr>
          <w:t>https://doi.org/10.1016/j.watres.2016.08.031</w:t>
        </w:r>
      </w:hyperlink>
      <w:r>
        <w:t>.</w:t>
      </w:r>
    </w:p>
    <w:p w14:paraId="3CB7B7F9" w14:textId="77777777" w:rsidR="00B86FD2" w:rsidRDefault="00972F25">
      <w:pPr>
        <w:pStyle w:val="Bibliography"/>
      </w:pPr>
      <w:bookmarkStart w:id="124" w:name="ref-Dudley2003"/>
      <w:bookmarkEnd w:id="123"/>
      <w:r>
        <w:t xml:space="preserve">Dudley, N, and S Stolton. 2003. “Running Pure: The importance of forest protected areas to drinking water.” World Bank / WWF Alliance for Forest Conservation; </w:t>
      </w:r>
      <w:r>
        <w:lastRenderedPageBreak/>
        <w:t xml:space="preserve">Sustainable Use. </w:t>
      </w:r>
      <w:hyperlink r:id="rId47" w:anchor="%7D1">
        <w:r>
          <w:rPr>
            <w:rStyle w:val="Hyperlink"/>
          </w:rPr>
          <w:t>http://scholar.google.com/scholar?hl=en{\&amp;}btnG=Search{\&amp;}q=intitle:Running+Pure{\#}1</w:t>
        </w:r>
      </w:hyperlink>
      <w:r>
        <w:t>.</w:t>
      </w:r>
    </w:p>
    <w:p w14:paraId="6F1993FC" w14:textId="77777777" w:rsidR="00B86FD2" w:rsidRDefault="00972F25">
      <w:pPr>
        <w:pStyle w:val="Bibliography"/>
      </w:pPr>
      <w:bookmarkStart w:id="125" w:name="ref-StdMet2000"/>
      <w:bookmarkEnd w:id="124"/>
      <w:r>
        <w:t xml:space="preserve">Eaton, A. D., Clesceri, L. S., Greenberg, A. E., Franson, M. A. H. 2000. “Total Organic Carbon (TOC) - 5310 A.” In </w:t>
      </w:r>
      <w:r>
        <w:rPr>
          <w:i/>
        </w:rPr>
        <w:t>Standard Methods for the Examination of Water and Wastewater</w:t>
      </w:r>
      <w:r>
        <w:t xml:space="preserve">, 6th ed., 19–20. Washington, DC: American Public Health Association. </w:t>
      </w:r>
      <w:hyperlink r:id="rId48">
        <w:r>
          <w:rPr>
            <w:rStyle w:val="Hyperlink"/>
          </w:rPr>
          <w:t>http://www.standardmethods.org/</w:t>
        </w:r>
      </w:hyperlink>
      <w:r>
        <w:t>.</w:t>
      </w:r>
    </w:p>
    <w:p w14:paraId="434F2428" w14:textId="77777777" w:rsidR="00B86FD2" w:rsidRDefault="00972F25">
      <w:pPr>
        <w:pStyle w:val="Bibliography"/>
      </w:pPr>
      <w:bookmarkStart w:id="126" w:name="ref-Emelko2011"/>
      <w:bookmarkEnd w:id="125"/>
      <w:r>
        <w:t xml:space="preserve">Emelko, Monica B., Uldis Silins, Kevin D. Bladon, and Micheal Stone. 2011. “Implications of land disturbance on drinking water treatability in a changing climate: Demonstrating the need for " source water supply and protection" strategies.” </w:t>
      </w:r>
      <w:r>
        <w:rPr>
          <w:i/>
        </w:rPr>
        <w:t>Water Research</w:t>
      </w:r>
      <w:r>
        <w:t xml:space="preserve"> 45 (2): 461–72. </w:t>
      </w:r>
      <w:hyperlink r:id="rId49">
        <w:r>
          <w:rPr>
            <w:rStyle w:val="Hyperlink"/>
          </w:rPr>
          <w:t>https://doi.org/10.1016/j.watres.2010.08.051</w:t>
        </w:r>
      </w:hyperlink>
      <w:r>
        <w:t>.</w:t>
      </w:r>
    </w:p>
    <w:p w14:paraId="4E2AE4E0" w14:textId="77777777" w:rsidR="00B86FD2" w:rsidRDefault="00972F25">
      <w:pPr>
        <w:pStyle w:val="Bibliography"/>
      </w:pPr>
      <w:bookmarkStart w:id="127" w:name="ref-Graczyk2000"/>
      <w:bookmarkEnd w:id="126"/>
      <w:r>
        <w:t xml:space="preserve">Graczyk, David J., Dale M. Robertson, William J. Rose, and Jeffrey J. Steur. 2000. “Comparison of water-quality samples collected by siphon samplers and automatic samplers in Wisconsin.” Middleton, Dane County, Wisconsin: U.S. Department of the Interior U.S. Geological Survey. </w:t>
      </w:r>
      <w:hyperlink r:id="rId50">
        <w:r>
          <w:rPr>
            <w:rStyle w:val="Hyperlink"/>
          </w:rPr>
          <w:t>https://doi.org/10.3133/fs06700</w:t>
        </w:r>
      </w:hyperlink>
      <w:r>
        <w:t>.</w:t>
      </w:r>
    </w:p>
    <w:p w14:paraId="5E9B571D" w14:textId="77777777" w:rsidR="00B86FD2" w:rsidRDefault="00972F25">
      <w:pPr>
        <w:pStyle w:val="Bibliography"/>
      </w:pPr>
      <w:bookmarkStart w:id="128" w:name="ref-HealthCanada2019"/>
      <w:bookmarkEnd w:id="127"/>
      <w:r>
        <w:t xml:space="preserve">Health Canada. 2019. “Guidance on Natural Organic Matter in Drinking Water.” </w:t>
      </w:r>
      <w:hyperlink r:id="rId51">
        <w:r>
          <w:rPr>
            <w:rStyle w:val="Hyperlink"/>
          </w:rPr>
          <w:t>https://www.canada.ca/content/dam/hc-sc/documents/programs/consultation-organic-matter-drinking-water/NOM20190129-eng.pdf</w:t>
        </w:r>
      </w:hyperlink>
      <w:r>
        <w:t>.</w:t>
      </w:r>
    </w:p>
    <w:p w14:paraId="0869E967" w14:textId="77777777" w:rsidR="00B86FD2" w:rsidRDefault="00972F25">
      <w:pPr>
        <w:pStyle w:val="Bibliography"/>
      </w:pPr>
      <w:bookmarkStart w:id="129" w:name="ref-HealthCanada2006"/>
      <w:bookmarkEnd w:id="128"/>
      <w:r>
        <w:t xml:space="preserve">HealthCanada. 2006. “Drinking Water Chlorination.” </w:t>
      </w:r>
      <w:hyperlink r:id="rId52">
        <w:r>
          <w:rPr>
            <w:rStyle w:val="Hyperlink"/>
          </w:rPr>
          <w:t>https://www.canada.ca/en/health-canada/services/healthy-living/your-health/environment/drinking-water-chlorination.html</w:t>
        </w:r>
      </w:hyperlink>
      <w:r>
        <w:t>.</w:t>
      </w:r>
    </w:p>
    <w:p w14:paraId="622BBD2D" w14:textId="77777777" w:rsidR="00B86FD2" w:rsidRDefault="00972F25">
      <w:pPr>
        <w:pStyle w:val="Bibliography"/>
      </w:pPr>
      <w:bookmarkStart w:id="130" w:name="ref-HealthLinkBC2018"/>
      <w:bookmarkEnd w:id="129"/>
      <w:r>
        <w:t xml:space="preserve">HealthLinkBC. 2018. “Drinking Water Chlorination,” no. 49. </w:t>
      </w:r>
      <w:hyperlink r:id="rId53">
        <w:r>
          <w:rPr>
            <w:rStyle w:val="Hyperlink"/>
          </w:rPr>
          <w:t>https://www.healthlinkbc.ca/healthlinkbc-files/drinking-water-chlorination</w:t>
        </w:r>
      </w:hyperlink>
      <w:r>
        <w:t>.</w:t>
      </w:r>
    </w:p>
    <w:p w14:paraId="4305605B" w14:textId="77777777" w:rsidR="00B86FD2" w:rsidRDefault="00972F25">
      <w:pPr>
        <w:pStyle w:val="Bibliography"/>
      </w:pPr>
      <w:bookmarkStart w:id="131" w:name="ref-Helms2008"/>
      <w:bookmarkEnd w:id="130"/>
      <w:r>
        <w:t xml:space="preserve">Helms, John R, Avon Stubbins, Jason D Ritchie, Elizabeth C Minor, and Kenneth Mopper. 2008. “Absorption Spectral Slopes and Slope Ratios as Indicators of Molecular Weight , Source , and Photobleaching of Chromophoric Dissolved Organic Matter Author ( s ): John R . Helms , Aron Stubbins , Jason D . Ritchie , Elizabeth C . Minor , David J . Kieber.” </w:t>
      </w:r>
      <w:r>
        <w:rPr>
          <w:i/>
        </w:rPr>
        <w:t>Limnology and Oceanography</w:t>
      </w:r>
      <w:r>
        <w:t xml:space="preserve"> 53 (3): 955–69. </w:t>
      </w:r>
      <w:hyperlink r:id="rId54">
        <w:r>
          <w:rPr>
            <w:rStyle w:val="Hyperlink"/>
          </w:rPr>
          <w:t>https://www.jstor.org/stable/40058211</w:t>
        </w:r>
      </w:hyperlink>
      <w:r>
        <w:t>.</w:t>
      </w:r>
    </w:p>
    <w:p w14:paraId="404E6A4F" w14:textId="77777777" w:rsidR="00B86FD2" w:rsidRDefault="00972F25">
      <w:pPr>
        <w:pStyle w:val="Bibliography"/>
      </w:pPr>
      <w:bookmarkStart w:id="132" w:name="ref-Hua2015"/>
      <w:bookmarkEnd w:id="131"/>
      <w:r>
        <w:t xml:space="preserve">Hua, Guanghui, David A. Reckhow, and Ibrahim Abusallout. 2015. “Correlation between SUVA and DBP formation during chlorination and chloramination of NOM fractions from different sources.” </w:t>
      </w:r>
      <w:r>
        <w:rPr>
          <w:i/>
        </w:rPr>
        <w:t>Chemosphere</w:t>
      </w:r>
      <w:r>
        <w:t xml:space="preserve"> 130: 82–89. </w:t>
      </w:r>
      <w:hyperlink r:id="rId55">
        <w:r>
          <w:rPr>
            <w:rStyle w:val="Hyperlink"/>
          </w:rPr>
          <w:t>https://doi.org/10.1016/j.chemosphere.2015.03.039</w:t>
        </w:r>
      </w:hyperlink>
      <w:r>
        <w:t>.</w:t>
      </w:r>
    </w:p>
    <w:p w14:paraId="1B513E14" w14:textId="77777777" w:rsidR="00B86FD2" w:rsidRDefault="00972F25">
      <w:pPr>
        <w:pStyle w:val="Bibliography"/>
      </w:pPr>
      <w:bookmarkStart w:id="133" w:name="ref-Jacangelo1995"/>
      <w:bookmarkEnd w:id="132"/>
      <w:r>
        <w:lastRenderedPageBreak/>
        <w:t xml:space="preserve">Jacangelo, Joseph G., Jack DeMarco, Douglas M. Owen, and Stephen J. Randtke. 1995. “Selected processes for removing NOM: An overview.” </w:t>
      </w:r>
      <w:r>
        <w:rPr>
          <w:i/>
        </w:rPr>
        <w:t>Journal / American Water Works Association</w:t>
      </w:r>
      <w:r>
        <w:t xml:space="preserve"> 87 (1): 64–77. </w:t>
      </w:r>
      <w:hyperlink r:id="rId56">
        <w:r>
          <w:rPr>
            <w:rStyle w:val="Hyperlink"/>
          </w:rPr>
          <w:t>https://doi.org/10.1002/j.1551-8833.1995.tb06302.x</w:t>
        </w:r>
      </w:hyperlink>
      <w:r>
        <w:t>.</w:t>
      </w:r>
    </w:p>
    <w:p w14:paraId="16C755E4" w14:textId="77777777" w:rsidR="00B86FD2" w:rsidRDefault="00972F25">
      <w:pPr>
        <w:pStyle w:val="Bibliography"/>
      </w:pPr>
      <w:bookmarkStart w:id="134" w:name="ref-Johnson1997"/>
      <w:bookmarkEnd w:id="133"/>
      <w:r>
        <w:t xml:space="preserve">Johnson, Lucinda, Carl Richards, George Host, and John Arthur. 1997. “Landscape influences on water chemistry in Midwestern stream ecosystems.” </w:t>
      </w:r>
      <w:r>
        <w:rPr>
          <w:i/>
        </w:rPr>
        <w:t>Freshwater Biology</w:t>
      </w:r>
      <w:r>
        <w:t xml:space="preserve"> 37: 193–208. </w:t>
      </w:r>
      <w:hyperlink r:id="rId57">
        <w:r>
          <w:rPr>
            <w:rStyle w:val="Hyperlink"/>
          </w:rPr>
          <w:t>https://doi.org/doi:10.1046/j.1365-2427.1997.d01-539.x</w:t>
        </w:r>
      </w:hyperlink>
      <w:r>
        <w:t>.</w:t>
      </w:r>
    </w:p>
    <w:p w14:paraId="7836D062" w14:textId="77777777" w:rsidR="00B86FD2" w:rsidRDefault="00972F25">
      <w:pPr>
        <w:pStyle w:val="Bibliography"/>
      </w:pPr>
      <w:bookmarkStart w:id="135" w:name="ref-LaZerte1991"/>
      <w:bookmarkEnd w:id="134"/>
      <w:r>
        <w:t xml:space="preserve">LaZerte, Bruce. 1991. “Metal transport and retention: the role of dissolved organic carbon.” December. Ontario: Dorset Research Centre, for Ontario Ministry of the Environment. </w:t>
      </w:r>
      <w:hyperlink r:id="rId58">
        <w:r>
          <w:rPr>
            <w:rStyle w:val="Hyperlink"/>
          </w:rPr>
          <w:t>https://archive.org/details/metaltransportre00lazeuoft/mode/2up</w:t>
        </w:r>
      </w:hyperlink>
      <w:r>
        <w:t>.</w:t>
      </w:r>
    </w:p>
    <w:p w14:paraId="69E54785" w14:textId="77777777" w:rsidR="00B86FD2" w:rsidRDefault="00972F25">
      <w:pPr>
        <w:pStyle w:val="Bibliography"/>
      </w:pPr>
      <w:bookmarkStart w:id="136" w:name="ref-Li2014"/>
      <w:bookmarkEnd w:id="135"/>
      <w:r>
        <w:t xml:space="preserve">Li, Angzhen, Xu Zhao, Ran Mao, Huijuan Liu, and Jiuhui Qu. 2014. “Characterization of dissolved organic matter from surface waters with low to high dissolved organic carbon and the related disinfection byproduct formation potential.” </w:t>
      </w:r>
      <w:r>
        <w:rPr>
          <w:i/>
        </w:rPr>
        <w:t>Journal of Hazardous Materials</w:t>
      </w:r>
      <w:r>
        <w:t xml:space="preserve"> 271: 228–35. </w:t>
      </w:r>
      <w:hyperlink r:id="rId59">
        <w:r>
          <w:rPr>
            <w:rStyle w:val="Hyperlink"/>
          </w:rPr>
          <w:t>https://doi.org/10.1016/j.jhazmat.2014.02.009</w:t>
        </w:r>
      </w:hyperlink>
      <w:r>
        <w:t>.</w:t>
      </w:r>
    </w:p>
    <w:p w14:paraId="1BF5A657" w14:textId="77777777" w:rsidR="00B86FD2" w:rsidRDefault="00972F25">
      <w:pPr>
        <w:pStyle w:val="Bibliography"/>
      </w:pPr>
      <w:bookmarkStart w:id="137" w:name="ref-Matilainen2011"/>
      <w:bookmarkEnd w:id="136"/>
      <w:r>
        <w:t xml:space="preserve">Matilainen, Anu, Egil T. Gjessing, Tanja Lahtinen, Leif Hed, Amit Bhatnagar, and Mika Sillanpää. 2011. “An overview of the methods used in the characterisation of natural organic matter (NOM) in relation to drinking water treatment.” </w:t>
      </w:r>
      <w:r>
        <w:rPr>
          <w:i/>
        </w:rPr>
        <w:t>Chemosphere</w:t>
      </w:r>
      <w:r>
        <w:t xml:space="preserve"> 83 (11): 1431–42. </w:t>
      </w:r>
      <w:hyperlink r:id="rId60">
        <w:r>
          <w:rPr>
            <w:rStyle w:val="Hyperlink"/>
          </w:rPr>
          <w:t>https://doi.org/10.1016/j.chemosphere.2011.01.018</w:t>
        </w:r>
      </w:hyperlink>
      <w:r>
        <w:t>.</w:t>
      </w:r>
    </w:p>
    <w:p w14:paraId="39FB1619" w14:textId="77777777" w:rsidR="00B86FD2" w:rsidRDefault="00972F25">
      <w:pPr>
        <w:pStyle w:val="Bibliography"/>
      </w:pPr>
      <w:bookmarkStart w:id="138" w:name="ref-Matilainen2010"/>
      <w:bookmarkEnd w:id="137"/>
      <w:r>
        <w:t xml:space="preserve">Matilainen, Anu, Mikko Vepsäläinen, and Mika Sillanpää. 2010. “Natural organic matter removal by coagulation during drinking water treatment: A review.” </w:t>
      </w:r>
      <w:r>
        <w:rPr>
          <w:i/>
        </w:rPr>
        <w:t>Advances in Colloid and Interface Science</w:t>
      </w:r>
      <w:r>
        <w:t xml:space="preserve"> 159 (2): 189–97. </w:t>
      </w:r>
      <w:hyperlink r:id="rId61">
        <w:r>
          <w:rPr>
            <w:rStyle w:val="Hyperlink"/>
          </w:rPr>
          <w:t>https://doi.org/10.1016/j.cis.2010.06.007</w:t>
        </w:r>
      </w:hyperlink>
      <w:r>
        <w:t>.</w:t>
      </w:r>
    </w:p>
    <w:p w14:paraId="708B834A" w14:textId="77777777" w:rsidR="00B86FD2" w:rsidRDefault="00972F25">
      <w:pPr>
        <w:pStyle w:val="Bibliography"/>
      </w:pPr>
      <w:bookmarkStart w:id="139" w:name="ref-Meyer1983"/>
      <w:bookmarkEnd w:id="138"/>
      <w:r>
        <w:t xml:space="preserve">Meyer, Judy L., and Cathy M . Tate. 1983. “The Effects of Watershed Disturbance on Dissolved Organic Carbon Dynamics of a Stream.” </w:t>
      </w:r>
      <w:r>
        <w:rPr>
          <w:i/>
        </w:rPr>
        <w:t>Ecology</w:t>
      </w:r>
      <w:r>
        <w:t xml:space="preserve"> 64 (1): 33–44. </w:t>
      </w:r>
      <w:hyperlink r:id="rId62">
        <w:r>
          <w:rPr>
            <w:rStyle w:val="Hyperlink"/>
          </w:rPr>
          <w:t>https://www.jstor.org/stable/1937326</w:t>
        </w:r>
      </w:hyperlink>
      <w:r>
        <w:t>.</w:t>
      </w:r>
    </w:p>
    <w:p w14:paraId="33388F4A" w14:textId="77777777" w:rsidR="00B86FD2" w:rsidRDefault="00972F25">
      <w:pPr>
        <w:pStyle w:val="Bibliography"/>
      </w:pPr>
      <w:bookmarkStart w:id="140" w:name="ref-Mistick2019"/>
      <w:bookmarkEnd w:id="139"/>
      <w:r>
        <w:t>Mistick, Emily. 2019. “Forest harvest and water treatability: Analysis of dissolved organic carbon in headwater streams of contrasting forest harvest history during base flow and storm flow.” PhD thesis, UNIVERSITY OF BRITISH COLUMBIA.</w:t>
      </w:r>
    </w:p>
    <w:p w14:paraId="1BDDE8D2" w14:textId="77777777" w:rsidR="00B86FD2" w:rsidRDefault="00972F25">
      <w:pPr>
        <w:pStyle w:val="Bibliography"/>
      </w:pPr>
      <w:bookmarkStart w:id="141" w:name="ref-Mosher2015"/>
      <w:bookmarkEnd w:id="140"/>
      <w:r>
        <w:t xml:space="preserve">Mosher, Jennifer J., Louis A. Kaplan, David C. Podgorski, Amy M. McKenna, and Alan G. Marshall. 2015. “Longitudinal shifts in dissolved organic matter chemogeography and chemodiversity within headwater streams: a river continuum reprise.” </w:t>
      </w:r>
      <w:r>
        <w:rPr>
          <w:i/>
        </w:rPr>
        <w:t>Biogeochemistry</w:t>
      </w:r>
      <w:r>
        <w:t xml:space="preserve"> 124 (1-3): 371–85. </w:t>
      </w:r>
      <w:hyperlink r:id="rId63">
        <w:r>
          <w:rPr>
            <w:rStyle w:val="Hyperlink"/>
          </w:rPr>
          <w:t>https://doi.org/10.1007/s10533-015-0103-6</w:t>
        </w:r>
      </w:hyperlink>
      <w:r>
        <w:t>.</w:t>
      </w:r>
    </w:p>
    <w:p w14:paraId="2B397916" w14:textId="77777777" w:rsidR="00B86FD2" w:rsidRPr="00777904" w:rsidRDefault="00972F25">
      <w:pPr>
        <w:pStyle w:val="Bibliography"/>
        <w:rPr>
          <w:lang w:val="pt-BR"/>
        </w:rPr>
      </w:pPr>
      <w:bookmarkStart w:id="142" w:name="ref-Oni2013"/>
      <w:bookmarkEnd w:id="141"/>
      <w:r>
        <w:lastRenderedPageBreak/>
        <w:t xml:space="preserve">Oni, S. K., M. N. Futter, K. Bishop, S. J. Köhler, M. Ottosson-Löfvenius, and H. Laudon. 2013. “Long-term patterns in dissolved organic carbon, major elements and trace metals in boreal headwater catchments: Trends, mechanisms and heterogeneity.” </w:t>
      </w:r>
      <w:r w:rsidRPr="00777904">
        <w:rPr>
          <w:i/>
          <w:lang w:val="pt-BR"/>
        </w:rPr>
        <w:t>Biogeosciences</w:t>
      </w:r>
      <w:r w:rsidRPr="00777904">
        <w:rPr>
          <w:lang w:val="pt-BR"/>
        </w:rPr>
        <w:t xml:space="preserve"> 10 (4): 2315–30. </w:t>
      </w:r>
      <w:hyperlink r:id="rId64">
        <w:r w:rsidRPr="00777904">
          <w:rPr>
            <w:rStyle w:val="Hyperlink"/>
            <w:lang w:val="pt-BR"/>
          </w:rPr>
          <w:t>https://doi.org/10.5194/bg-10-2315-2013</w:t>
        </w:r>
      </w:hyperlink>
      <w:r w:rsidRPr="00777904">
        <w:rPr>
          <w:lang w:val="pt-BR"/>
        </w:rPr>
        <w:t>.</w:t>
      </w:r>
    </w:p>
    <w:p w14:paraId="56E70EB1" w14:textId="77777777" w:rsidR="00B86FD2" w:rsidRDefault="00972F25">
      <w:pPr>
        <w:pStyle w:val="Bibliography"/>
      </w:pPr>
      <w:bookmarkStart w:id="143" w:name="ref-Palleiro2013"/>
      <w:bookmarkEnd w:id="142"/>
      <w:r w:rsidRPr="00777904">
        <w:rPr>
          <w:lang w:val="pt-BR"/>
        </w:rPr>
        <w:t xml:space="preserve">Palleiro, L., M. L. Rodríguez-Blanco, M. M. Taboada-Castro, and M. T. Taboada-Castro. </w:t>
      </w:r>
      <w:r>
        <w:t xml:space="preserve">2013. “The influence of discharge, pH, dissolved organic carbon, and suspended solids on the variability of concentration and partitioning of metals in a rural catchment.” </w:t>
      </w:r>
      <w:r>
        <w:rPr>
          <w:i/>
        </w:rPr>
        <w:t>Water, Air, and Soil Pollution</w:t>
      </w:r>
      <w:r>
        <w:t xml:space="preserve"> 224 (8). </w:t>
      </w:r>
      <w:hyperlink r:id="rId65">
        <w:r>
          <w:rPr>
            <w:rStyle w:val="Hyperlink"/>
          </w:rPr>
          <w:t>https://doi.org/10.1007/s11270-013-1651-9</w:t>
        </w:r>
      </w:hyperlink>
      <w:r>
        <w:t>.</w:t>
      </w:r>
    </w:p>
    <w:p w14:paraId="792B8400" w14:textId="77777777" w:rsidR="00B86FD2" w:rsidRDefault="00972F25">
      <w:pPr>
        <w:pStyle w:val="Bibliography"/>
      </w:pPr>
      <w:bookmarkStart w:id="144" w:name="ref-Peuravuori1997"/>
      <w:bookmarkEnd w:id="143"/>
      <w:r>
        <w:t xml:space="preserve">Peuravuori, Juhani, and Kalevi Pihlaja. 1997. “Molecular size distribution and spectroscopic properties of aquatic humic substances.” </w:t>
      </w:r>
      <w:r>
        <w:rPr>
          <w:i/>
        </w:rPr>
        <w:t>Analytica Chimica Acta</w:t>
      </w:r>
      <w:r>
        <w:t xml:space="preserve"> 337 (2): 133–49. </w:t>
      </w:r>
      <w:hyperlink r:id="rId66">
        <w:r>
          <w:rPr>
            <w:rStyle w:val="Hyperlink"/>
          </w:rPr>
          <w:t>https://doi.org/10.1016/S0003-2670(96)00412-6</w:t>
        </w:r>
      </w:hyperlink>
      <w:r>
        <w:t>.</w:t>
      </w:r>
    </w:p>
    <w:p w14:paraId="1573DCD4" w14:textId="77777777" w:rsidR="00B86FD2" w:rsidRDefault="00972F25">
      <w:pPr>
        <w:pStyle w:val="Bibliography"/>
      </w:pPr>
      <w:bookmarkStart w:id="145" w:name="ref-Pike2010"/>
      <w:bookmarkEnd w:id="144"/>
      <w:r>
        <w:t xml:space="preserve">Pike, R., M. Feller, J. Stednick, K Rieberger, and M Carver. 2010. “Water Quality and Forest Management.” In </w:t>
      </w:r>
      <w:r>
        <w:rPr>
          <w:i/>
        </w:rPr>
        <w:t>Compendium of Forest Hydrology and Geomorphology in British Columbia: Volume 2 of 2</w:t>
      </w:r>
      <w:r>
        <w:t xml:space="preserve">, 400–439. </w:t>
      </w:r>
      <w:hyperlink r:id="rId67">
        <w:r>
          <w:rPr>
            <w:rStyle w:val="Hyperlink"/>
          </w:rPr>
          <w:t>https://www.for.gov.bc.ca/hfd/pubs/docs/lmh/Lmh66/LMH66{\_}volume2of2.pdf</w:t>
        </w:r>
      </w:hyperlink>
      <w:r>
        <w:t>.</w:t>
      </w:r>
    </w:p>
    <w:p w14:paraId="18EB68FD" w14:textId="77777777" w:rsidR="00B86FD2" w:rsidRDefault="00972F25">
      <w:pPr>
        <w:pStyle w:val="Bibliography"/>
      </w:pPr>
      <w:bookmarkStart w:id="146" w:name="ref-Rautu2019"/>
      <w:bookmarkEnd w:id="145"/>
      <w:r>
        <w:t>Rautu, Roxana. 2019. “Linking Seasonal and Spatial Stream Carbon Dynamics to Landscape Characteristics in Selected Watersheds on the Olympic Peninsula.” PhD thesis, University of Washington.</w:t>
      </w:r>
    </w:p>
    <w:p w14:paraId="1A277FB0" w14:textId="77777777" w:rsidR="00B86FD2" w:rsidRDefault="00972F25">
      <w:pPr>
        <w:pStyle w:val="Bibliography"/>
      </w:pPr>
      <w:bookmarkStart w:id="147" w:name="ref-Raymond2010"/>
      <w:bookmarkEnd w:id="146"/>
      <w:r>
        <w:t xml:space="preserve">Raymond, Peter A, James E Saiers, Source Biogeochemistry, No September, Peter A Raymond, and James E Saiers. 2010. “Event controlled DOC export from forested watersheds.” </w:t>
      </w:r>
      <w:r>
        <w:rPr>
          <w:i/>
        </w:rPr>
        <w:t>Biogeochemistry</w:t>
      </w:r>
      <w:r>
        <w:t xml:space="preserve"> 100 (1): 197–209. </w:t>
      </w:r>
      <w:hyperlink r:id="rId68">
        <w:r>
          <w:rPr>
            <w:rStyle w:val="Hyperlink"/>
          </w:rPr>
          <w:t>https://doi.org/10.1007/sl0533-010-9416-7</w:t>
        </w:r>
      </w:hyperlink>
      <w:r>
        <w:t>.</w:t>
      </w:r>
    </w:p>
    <w:p w14:paraId="785A4B3D" w14:textId="77777777" w:rsidR="00B86FD2" w:rsidRDefault="00972F25">
      <w:pPr>
        <w:pStyle w:val="Bibliography"/>
      </w:pPr>
      <w:bookmarkStart w:id="148" w:name="ref-Raymond2016"/>
      <w:bookmarkEnd w:id="147"/>
      <w:r>
        <w:t xml:space="preserve">Raymond, Peter A, James E Saiers, William V Sobczak, and E James. 2016. “Hydrological and biogeochemical controls on watershed dissolved organic matter transport: pulse-shunt concept.” </w:t>
      </w:r>
      <w:r>
        <w:rPr>
          <w:i/>
        </w:rPr>
        <w:t>Ecology</w:t>
      </w:r>
      <w:r>
        <w:t xml:space="preserve"> 97 (1): 5–16. </w:t>
      </w:r>
      <w:hyperlink r:id="rId69">
        <w:r>
          <w:rPr>
            <w:rStyle w:val="Hyperlink"/>
          </w:rPr>
          <w:t>https://www.jstor.org/stable/24702986</w:t>
        </w:r>
      </w:hyperlink>
      <w:r>
        <w:t>.</w:t>
      </w:r>
    </w:p>
    <w:p w14:paraId="3B056E3A" w14:textId="77777777" w:rsidR="00B86FD2" w:rsidRDefault="00972F25">
      <w:pPr>
        <w:pStyle w:val="Bibliography"/>
      </w:pPr>
      <w:bookmarkStart w:id="149" w:name="ref-Richardson2007"/>
      <w:bookmarkEnd w:id="148"/>
      <w:r>
        <w:t xml:space="preserve">Richardson, Susan D., Michael J. Plewa, Elizabeth D. Wagner, Rita Schoeny, and David M. DeMarini. 2007. “Occurrence, genotoxicity, and carcinogenicity of regulated and emerging disinfection by-products in drinking water: A review and roadmap for research.” </w:t>
      </w:r>
      <w:r>
        <w:rPr>
          <w:i/>
        </w:rPr>
        <w:t>Mutation Research - Reviews in Mutation Research</w:t>
      </w:r>
      <w:r>
        <w:t xml:space="preserve"> 636 (1-3): 178–242. </w:t>
      </w:r>
      <w:hyperlink r:id="rId70">
        <w:r>
          <w:rPr>
            <w:rStyle w:val="Hyperlink"/>
          </w:rPr>
          <w:t>https://doi.org/10.1016/j.mrrev.2007.09.001</w:t>
        </w:r>
      </w:hyperlink>
      <w:r>
        <w:t>.</w:t>
      </w:r>
    </w:p>
    <w:p w14:paraId="5A6285B4" w14:textId="77777777" w:rsidR="00B86FD2" w:rsidRDefault="00972F25">
      <w:pPr>
        <w:pStyle w:val="Bibliography"/>
      </w:pPr>
      <w:bookmarkStart w:id="150" w:name="ref-Stanley2012"/>
      <w:bookmarkEnd w:id="149"/>
      <w:r>
        <w:t xml:space="preserve">Stanley, Emily H., Stephen M. Powers, Noah R. Lottig, Ishi Buffam, and John T. Crawford. 2012. “Contemporary changes in dissolved organic carbon (DOC) in human-dominated rivers: Is there a role for DOC management?” </w:t>
      </w:r>
      <w:r>
        <w:rPr>
          <w:i/>
        </w:rPr>
        <w:t xml:space="preserve">Freshwater </w:t>
      </w:r>
      <w:r>
        <w:rPr>
          <w:i/>
        </w:rPr>
        <w:lastRenderedPageBreak/>
        <w:t>Biology</w:t>
      </w:r>
      <w:r>
        <w:t xml:space="preserve"> 57 (SUPPL. 1): 26–42. </w:t>
      </w:r>
      <w:hyperlink r:id="rId71">
        <w:r>
          <w:rPr>
            <w:rStyle w:val="Hyperlink"/>
          </w:rPr>
          <w:t>https://doi.org/10.1111/j.1365-2427.2011.02613.x</w:t>
        </w:r>
      </w:hyperlink>
      <w:r>
        <w:t>.</w:t>
      </w:r>
    </w:p>
    <w:p w14:paraId="10B0340B" w14:textId="77777777" w:rsidR="00B86FD2" w:rsidRDefault="00972F25">
      <w:pPr>
        <w:pStyle w:val="Bibliography"/>
      </w:pPr>
      <w:bookmarkStart w:id="151" w:name="ref-Ussery2015"/>
      <w:bookmarkEnd w:id="150"/>
      <w:r>
        <w:t>Ussery, Joel, and AECOM. 2015. “Leech Water Supply Area: An Assessment for Source Water Protection and Land Management.” April. Victoria, B.C.: Capital Regional District, Watershed Protection Division, Integrated Water Services.</w:t>
      </w:r>
    </w:p>
    <w:p w14:paraId="52C941D1" w14:textId="77777777" w:rsidR="00B86FD2" w:rsidRDefault="00972F25">
      <w:pPr>
        <w:pStyle w:val="Bibliography"/>
      </w:pPr>
      <w:bookmarkStart w:id="152" w:name="ref-Vannote1980"/>
      <w:bookmarkEnd w:id="151"/>
      <w:r>
        <w:t xml:space="preserve">Vannote, Robin L., G. Wayne Minshall, Kenneth W. Cummins, James R. Sedell, and Colbert E. Cushing. 1980. “The River Continuum Concept.” </w:t>
      </w:r>
      <w:r>
        <w:rPr>
          <w:i/>
        </w:rPr>
        <w:t>Canadian Journal of Fisheries and Aquatic Sciences</w:t>
      </w:r>
      <w:r>
        <w:t xml:space="preserve"> 30 (1): 130–37.</w:t>
      </w:r>
    </w:p>
    <w:p w14:paraId="0DEED522" w14:textId="77777777" w:rsidR="00B86FD2" w:rsidRDefault="00972F25">
      <w:pPr>
        <w:pStyle w:val="Bibliography"/>
      </w:pPr>
      <w:bookmarkStart w:id="153" w:name="ref-Vidon2008"/>
      <w:bookmarkEnd w:id="152"/>
      <w:r>
        <w:t xml:space="preserve">Vidon, Philippe, Laura E. Wagner, and Emmanuel Soyeux. 2008. “Changes in the character of DOC in streams during storms in two Midwestern watersheds with contrasting land uses.” </w:t>
      </w:r>
      <w:r>
        <w:rPr>
          <w:i/>
        </w:rPr>
        <w:t>Biogeochemistry</w:t>
      </w:r>
      <w:r>
        <w:t xml:space="preserve"> 88 (3): 257–70. </w:t>
      </w:r>
      <w:hyperlink r:id="rId72">
        <w:r>
          <w:rPr>
            <w:rStyle w:val="Hyperlink"/>
          </w:rPr>
          <w:t>https://doi.org/10.1007/s10533-008-9207-6</w:t>
        </w:r>
      </w:hyperlink>
      <w:r>
        <w:t>.</w:t>
      </w:r>
    </w:p>
    <w:p w14:paraId="1E73238A" w14:textId="77777777" w:rsidR="00B86FD2" w:rsidRDefault="00972F25">
      <w:pPr>
        <w:pStyle w:val="Bibliography"/>
      </w:pPr>
      <w:bookmarkStart w:id="154" w:name="ref-Weishaar2003"/>
      <w:bookmarkEnd w:id="153"/>
      <w:r>
        <w:t xml:space="preserve">Weishaar, James L., George R. Aiken, Brian A. Bergamaschi, Miranda S. Fram, Roger Fujii, and Kenneth Mopper. 2003. “Evaluation of specific ultraviolet absorbance as an indicator of the chemical composition and reactivity of dissolved organic carbon.” </w:t>
      </w:r>
      <w:r>
        <w:rPr>
          <w:i/>
        </w:rPr>
        <w:t>Environmental Science and Technology</w:t>
      </w:r>
      <w:r>
        <w:t xml:space="preserve"> 37 (20): 4702–8. </w:t>
      </w:r>
      <w:hyperlink r:id="rId73">
        <w:r>
          <w:rPr>
            <w:rStyle w:val="Hyperlink"/>
          </w:rPr>
          <w:t>https://doi.org/10.1021/es030360x</w:t>
        </w:r>
      </w:hyperlink>
      <w:r>
        <w:t>.</w:t>
      </w:r>
    </w:p>
    <w:p w14:paraId="422722B9" w14:textId="77777777" w:rsidR="00B86FD2" w:rsidRDefault="00972F25">
      <w:pPr>
        <w:pStyle w:val="Bibliography"/>
      </w:pPr>
      <w:bookmarkStart w:id="155" w:name="ref-Yang2015"/>
      <w:bookmarkEnd w:id="154"/>
      <w:r>
        <w:t xml:space="preserve">Yang, Liyang, Jin Hur, Sonmin Lee, Soon Woong Chang, and Hyun Sang Shin. 2015. “Dynamics of dissolved organic matter during four storm events in two forest streams: source, export, and implications for harmful disinfection byproduct formation.” </w:t>
      </w:r>
      <w:r>
        <w:rPr>
          <w:i/>
        </w:rPr>
        <w:t>Environmental Science and Pollution Research</w:t>
      </w:r>
      <w:r>
        <w:t xml:space="preserve"> 22 (12): 9173–83. </w:t>
      </w:r>
      <w:hyperlink r:id="rId74">
        <w:r>
          <w:rPr>
            <w:rStyle w:val="Hyperlink"/>
          </w:rPr>
          <w:t>https://doi.org/10.1007/s11356-015-4078-6</w:t>
        </w:r>
      </w:hyperlink>
      <w:r>
        <w:t>.</w:t>
      </w:r>
    </w:p>
    <w:p w14:paraId="726BF8E2" w14:textId="77777777" w:rsidR="00B86FD2" w:rsidRDefault="00972F25">
      <w:pPr>
        <w:pStyle w:val="Bibliography"/>
      </w:pPr>
      <w:bookmarkStart w:id="156" w:name="ref-Zarnetske2018"/>
      <w:bookmarkEnd w:id="155"/>
      <w:r>
        <w:t xml:space="preserve">Zarnetske, Jay P., Martin Bouda, Benjamin W. Abbott, James Saiers, and Peter A. Raymond. 2018. “Generality of Hydrologic Transport Limitation of Watershed Organic Carbon Flux Across Ecoregions of the United States.” </w:t>
      </w:r>
      <w:r>
        <w:rPr>
          <w:i/>
        </w:rPr>
        <w:t>Geophysical Research Letters</w:t>
      </w:r>
      <w:r>
        <w:t xml:space="preserve"> 45 (21): 11, 702–11, 711. </w:t>
      </w:r>
      <w:hyperlink r:id="rId75">
        <w:r>
          <w:rPr>
            <w:rStyle w:val="Hyperlink"/>
          </w:rPr>
          <w:t>https://doi.org/10.1029/2018GL080005</w:t>
        </w:r>
      </w:hyperlink>
      <w:r>
        <w:t>.</w:t>
      </w:r>
      <w:bookmarkEnd w:id="115"/>
      <w:bookmarkEnd w:id="156"/>
    </w:p>
    <w:sectPr w:rsidR="00B86FD2" w:rsidSect="000E160F">
      <w:pgSz w:w="12240" w:h="15840"/>
      <w:pgMar w:top="1418" w:right="1418" w:bottom="1418" w:left="181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Mark Johnson" w:date="2020-05-22T08:30:00Z" w:initials="MJ">
    <w:p w14:paraId="0E7D7745" w14:textId="77777777" w:rsidR="00B41444" w:rsidRDefault="00B41444">
      <w:pPr>
        <w:pStyle w:val="CommentText"/>
      </w:pPr>
      <w:r>
        <w:rPr>
          <w:rStyle w:val="CommentReference"/>
        </w:rPr>
        <w:annotationRef/>
      </w:r>
      <w:r>
        <w:t xml:space="preserve">I suggest removing discussion of </w:t>
      </w:r>
      <w:proofErr w:type="spellStart"/>
      <w:r>
        <w:t>forWater</w:t>
      </w:r>
      <w:proofErr w:type="spellEnd"/>
      <w:r>
        <w:t xml:space="preserve"> from here – you can refer to it obliquely later in the Intro, but move most of this to the Appendix. The main components of your thesis need to focus on your work</w:t>
      </w:r>
    </w:p>
  </w:comment>
  <w:comment w:id="31" w:author="Mark Johnson" w:date="2020-05-22T08:37:00Z" w:initials="MJ">
    <w:p w14:paraId="7E553AC0" w14:textId="77777777" w:rsidR="00B41444" w:rsidRDefault="00B41444">
      <w:pPr>
        <w:pStyle w:val="CommentText"/>
      </w:pPr>
      <w:r>
        <w:rPr>
          <w:rStyle w:val="CommentReference"/>
        </w:rPr>
        <w:annotationRef/>
      </w:r>
      <w:r>
        <w:t>This should have an accompanying location sub-figure that shows the location within the context of Vancouver Island and the region</w:t>
      </w:r>
    </w:p>
  </w:comment>
  <w:comment w:id="40" w:author="Mark Johnson" w:date="2020-05-22T08:38:00Z" w:initials="MJ">
    <w:p w14:paraId="26BBC9CB" w14:textId="77777777" w:rsidR="00B41444" w:rsidRDefault="00B41444">
      <w:pPr>
        <w:pStyle w:val="CommentText"/>
      </w:pPr>
      <w:r>
        <w:rPr>
          <w:rStyle w:val="CommentReference"/>
        </w:rPr>
        <w:annotationRef/>
      </w:r>
      <w:r>
        <w:t xml:space="preserve">Need to use larger dots and more visible colours </w:t>
      </w:r>
    </w:p>
  </w:comment>
  <w:comment w:id="43" w:author="Mark Johnson" w:date="2020-05-22T08:40:00Z" w:initials="MJ">
    <w:p w14:paraId="0D3935E9" w14:textId="77777777" w:rsidR="00B41444" w:rsidRDefault="00B41444">
      <w:pPr>
        <w:pStyle w:val="CommentText"/>
      </w:pPr>
      <w:r>
        <w:rPr>
          <w:rStyle w:val="CommentReference"/>
        </w:rPr>
        <w:annotationRef/>
      </w:r>
      <w:r>
        <w:t>Does this need to be its own figure, or can it be merged with Fig 3 with a larger layout?</w:t>
      </w:r>
    </w:p>
  </w:comment>
  <w:comment w:id="45" w:author="Mark Johnson" w:date="2020-05-22T08:42:00Z" w:initials="MJ">
    <w:p w14:paraId="459D2D6E" w14:textId="24DA4C25" w:rsidR="00B41444" w:rsidRDefault="00B41444">
      <w:pPr>
        <w:pStyle w:val="CommentText"/>
      </w:pPr>
      <w:r>
        <w:rPr>
          <w:rStyle w:val="CommentReference"/>
        </w:rPr>
        <w:annotationRef/>
      </w:r>
      <w:r>
        <w:t>Nice!</w:t>
      </w:r>
    </w:p>
  </w:comment>
  <w:comment w:id="49" w:author="Mark Johnson" w:date="2020-05-22T08:44:00Z" w:initials="MJ">
    <w:p w14:paraId="696B45C7" w14:textId="1382C401" w:rsidR="00B41444" w:rsidRDefault="00B41444">
      <w:pPr>
        <w:pStyle w:val="CommentText"/>
      </w:pPr>
      <w:r>
        <w:rPr>
          <w:rStyle w:val="CommentReference"/>
        </w:rPr>
        <w:annotationRef/>
      </w:r>
      <w:r>
        <w:t>Moves to appendix (not central to the primary story that you are able to tell with your data)</w:t>
      </w:r>
    </w:p>
  </w:comment>
  <w:comment w:id="61" w:author="Mark Johnson" w:date="2020-05-22T08:50:00Z" w:initials="MJ">
    <w:p w14:paraId="67D7AC58" w14:textId="19B8980A" w:rsidR="00B41444" w:rsidRDefault="00B41444">
      <w:pPr>
        <w:pStyle w:val="CommentText"/>
      </w:pPr>
      <w:r>
        <w:rPr>
          <w:rStyle w:val="CommentReference"/>
        </w:rPr>
        <w:annotationRef/>
      </w:r>
      <w:r>
        <w:rPr>
          <w:rStyle w:val="CommentReference"/>
        </w:rPr>
        <w:annotationRef/>
      </w:r>
      <w:r>
        <w:t>Moves to appendix (not central to the primary story that you are able to tell with your data)</w:t>
      </w:r>
    </w:p>
  </w:comment>
  <w:comment w:id="69" w:author="Mark Johnson" w:date="2020-05-22T08:51:00Z" w:initials="MJ">
    <w:p w14:paraId="402AE2BF" w14:textId="3F7F9ABD" w:rsidR="00B41444" w:rsidRDefault="00B41444">
      <w:pPr>
        <w:pStyle w:val="CommentText"/>
      </w:pPr>
      <w:r>
        <w:rPr>
          <w:rStyle w:val="CommentReference"/>
        </w:rPr>
        <w:annotationRef/>
      </w:r>
      <w:r>
        <w:rPr>
          <w:rStyle w:val="CommentReference"/>
        </w:rPr>
        <w:annotationRef/>
      </w:r>
      <w:r>
        <w:t>Moves to appendix (not central to the primary story that you are able to tell with your data)</w:t>
      </w:r>
    </w:p>
  </w:comment>
  <w:comment w:id="74" w:author="Mark Johnson" w:date="2020-05-22T08:54:00Z" w:initials="MJ">
    <w:p w14:paraId="4FE77217" w14:textId="0D28D600" w:rsidR="00B41444" w:rsidRDefault="00B41444">
      <w:pPr>
        <w:pStyle w:val="CommentText"/>
      </w:pPr>
      <w:r>
        <w:rPr>
          <w:rStyle w:val="CommentReference"/>
        </w:rPr>
        <w:annotationRef/>
      </w:r>
      <w:r>
        <w:t>Maybe best in an appendix, or if here, need some summary info like {Date, duration, total amount}. Start and end time are not really useful to the reader</w:t>
      </w:r>
    </w:p>
  </w:comment>
  <w:comment w:id="77" w:author="Mark Johnson" w:date="2020-05-22T08:55:00Z" w:initials="MJ">
    <w:p w14:paraId="72A68148" w14:textId="5521B714" w:rsidR="00B41444" w:rsidRDefault="00B41444">
      <w:pPr>
        <w:pStyle w:val="CommentText"/>
      </w:pPr>
      <w:r>
        <w:rPr>
          <w:rStyle w:val="CommentReference"/>
        </w:rPr>
        <w:annotationRef/>
      </w:r>
      <w:r>
        <w:t>This belongs in Methods.</w:t>
      </w:r>
    </w:p>
  </w:comment>
  <w:comment w:id="85" w:author="Mark Johnson" w:date="2020-05-22T08:57:00Z" w:initials="MJ">
    <w:p w14:paraId="691F1B7B" w14:textId="77777777" w:rsidR="00B41444" w:rsidRDefault="00B41444" w:rsidP="00085252">
      <w:pPr>
        <w:pStyle w:val="CommentText"/>
      </w:pPr>
      <w:r>
        <w:rPr>
          <w:rStyle w:val="CommentReference"/>
        </w:rPr>
        <w:annotationRef/>
      </w:r>
      <w:r>
        <w:rPr>
          <w:rStyle w:val="CommentReference"/>
        </w:rPr>
        <w:annotationRef/>
      </w:r>
      <w:r>
        <w:t>I suggest moving everything related to metals to the Appendix</w:t>
      </w:r>
    </w:p>
    <w:p w14:paraId="4B295827" w14:textId="696E3A4A" w:rsidR="00B41444" w:rsidRDefault="00B4144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E7D7745" w15:done="0"/>
  <w15:commentEx w15:paraId="7E553AC0" w15:done="0"/>
  <w15:commentEx w15:paraId="26BBC9CB" w15:done="0"/>
  <w15:commentEx w15:paraId="0D3935E9" w15:done="0"/>
  <w15:commentEx w15:paraId="459D2D6E" w15:done="0"/>
  <w15:commentEx w15:paraId="696B45C7" w15:done="1"/>
  <w15:commentEx w15:paraId="67D7AC58" w15:done="0"/>
  <w15:commentEx w15:paraId="402AE2BF" w15:done="0"/>
  <w15:commentEx w15:paraId="4FE77217" w15:done="0"/>
  <w15:commentEx w15:paraId="72A68148" w15:done="0"/>
  <w15:commentEx w15:paraId="4B2958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20C13" w16cex:dateUtc="2020-05-22T15:30:00Z"/>
  <w16cex:commentExtensible w16cex:durableId="22720DB9" w16cex:dateUtc="2020-05-22T15:37:00Z"/>
  <w16cex:commentExtensible w16cex:durableId="22720E1E" w16cex:dateUtc="2020-05-22T15:38:00Z"/>
  <w16cex:commentExtensible w16cex:durableId="22720E74" w16cex:dateUtc="2020-05-22T15:40:00Z"/>
  <w16cex:commentExtensible w16cex:durableId="22720F11" w16cex:dateUtc="2020-05-22T15:42:00Z"/>
  <w16cex:commentExtensible w16cex:durableId="22720F68" w16cex:dateUtc="2020-05-22T15:44:00Z"/>
  <w16cex:commentExtensible w16cex:durableId="22720FC0" w16cex:dateUtc="2020-05-22T15:45:00Z"/>
  <w16cex:commentExtensible w16cex:durableId="227210BB" w16cex:dateUtc="2020-05-22T15:50:00Z"/>
  <w16cex:commentExtensible w16cex:durableId="22721113" w16cex:dateUtc="2020-05-22T15:51:00Z"/>
  <w16cex:commentExtensible w16cex:durableId="227211BE" w16cex:dateUtc="2020-05-22T15:54:00Z"/>
  <w16cex:commentExtensible w16cex:durableId="22721211" w16cex:dateUtc="2020-05-22T15:55:00Z"/>
  <w16cex:commentExtensible w16cex:durableId="22721282" w16cex:dateUtc="2020-05-22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7D7745" w16cid:durableId="22720C13"/>
  <w16cid:commentId w16cid:paraId="7E553AC0" w16cid:durableId="22720DB9"/>
  <w16cid:commentId w16cid:paraId="26BBC9CB" w16cid:durableId="22720E1E"/>
  <w16cid:commentId w16cid:paraId="0D3935E9" w16cid:durableId="22720E74"/>
  <w16cid:commentId w16cid:paraId="459D2D6E" w16cid:durableId="22720F11"/>
  <w16cid:commentId w16cid:paraId="696B45C7" w16cid:durableId="22720F68"/>
  <w16cid:commentId w16cid:paraId="67D7AC58" w16cid:durableId="227210BB"/>
  <w16cid:commentId w16cid:paraId="402AE2BF" w16cid:durableId="22721113"/>
  <w16cid:commentId w16cid:paraId="4FE77217" w16cid:durableId="227211BE"/>
  <w16cid:commentId w16cid:paraId="72A68148" w16cid:durableId="22721211"/>
  <w16cid:commentId w16cid:paraId="4B295827" w16cid:durableId="227212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FE6C4B" w14:textId="77777777" w:rsidR="00676182" w:rsidRDefault="00676182">
      <w:pPr>
        <w:spacing w:line="240" w:lineRule="auto"/>
      </w:pPr>
      <w:r>
        <w:separator/>
      </w:r>
    </w:p>
  </w:endnote>
  <w:endnote w:type="continuationSeparator" w:id="0">
    <w:p w14:paraId="1C5ABFF4" w14:textId="77777777" w:rsidR="00676182" w:rsidRDefault="006761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Ebrima">
    <w:panose1 w:val="02000000000000000000"/>
    <w:charset w:val="00"/>
    <w:family w:val="auto"/>
    <w:pitch w:val="variable"/>
    <w:sig w:usb0="A000005F" w:usb1="02000041" w:usb2="00000800" w:usb3="00000000" w:csb0="00000093" w:csb1="00000000"/>
  </w:font>
  <w:font w:name="Segoe UI Semibold">
    <w:altName w:val="Sylfaen"/>
    <w:panose1 w:val="020B07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440469"/>
      <w:docPartObj>
        <w:docPartGallery w:val="Page Numbers (Bottom of Page)"/>
        <w:docPartUnique/>
      </w:docPartObj>
    </w:sdtPr>
    <w:sdtEndPr>
      <w:rPr>
        <w:noProof/>
      </w:rPr>
    </w:sdtEndPr>
    <w:sdtContent>
      <w:p w14:paraId="633F54B0" w14:textId="77777777" w:rsidR="00B41444" w:rsidRDefault="00B41444" w:rsidP="00972F25">
        <w:pPr>
          <w:pStyle w:val="Footer"/>
        </w:pPr>
        <w:r>
          <w:fldChar w:fldCharType="begin"/>
        </w:r>
        <w:r>
          <w:instrText xml:space="preserve"> PAGE   \* MERGEFORMAT </w:instrText>
        </w:r>
        <w:r>
          <w:fldChar w:fldCharType="separate"/>
        </w:r>
        <w:r>
          <w:rPr>
            <w:noProof/>
          </w:rPr>
          <w:t>2</w:t>
        </w:r>
        <w:r>
          <w:rPr>
            <w:noProof/>
          </w:rPr>
          <w:fldChar w:fldCharType="end"/>
        </w:r>
      </w:p>
    </w:sdtContent>
  </w:sdt>
  <w:p w14:paraId="0FA0E14C" w14:textId="77777777" w:rsidR="00B41444" w:rsidRDefault="00B41444" w:rsidP="00972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53B51A" w14:textId="77777777" w:rsidR="00676182" w:rsidRDefault="00676182">
      <w:r>
        <w:separator/>
      </w:r>
    </w:p>
  </w:footnote>
  <w:footnote w:type="continuationSeparator" w:id="0">
    <w:p w14:paraId="3FD84BB6" w14:textId="77777777" w:rsidR="00676182" w:rsidRDefault="006761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0B7250D"/>
    <w:multiLevelType w:val="multilevel"/>
    <w:tmpl w:val="4E5C97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454B4C"/>
    <w:multiLevelType w:val="multilevel"/>
    <w:tmpl w:val="369C5B3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2C1AE401"/>
    <w:multiLevelType w:val="multilevel"/>
    <w:tmpl w:val="7E46AA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EC9A6E9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2"/>
  </w:num>
  <w:num w:numId="13">
    <w:abstractNumId w:val="1"/>
  </w:num>
  <w:num w:numId="14">
    <w:abstractNumId w:val="1"/>
  </w:num>
  <w:num w:numId="15">
    <w:abstractNumId w:val="1"/>
  </w:num>
  <w:num w:numId="16">
    <w:abstractNumId w:val="1"/>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
  </w:num>
  <w:num w:numId="20">
    <w:abstractNumId w:val="1"/>
  </w:num>
  <w:num w:numId="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Johnson">
    <w15:presenceInfo w15:providerId="None" w15:userId="Mark Joh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85252"/>
    <w:rsid w:val="000941B4"/>
    <w:rsid w:val="000B2DDE"/>
    <w:rsid w:val="000D4883"/>
    <w:rsid w:val="000E160F"/>
    <w:rsid w:val="00126C4C"/>
    <w:rsid w:val="00156CE6"/>
    <w:rsid w:val="00164BDC"/>
    <w:rsid w:val="0019571E"/>
    <w:rsid w:val="00245F38"/>
    <w:rsid w:val="00271E08"/>
    <w:rsid w:val="00312408"/>
    <w:rsid w:val="003A5063"/>
    <w:rsid w:val="003A51EF"/>
    <w:rsid w:val="004341E1"/>
    <w:rsid w:val="0044635D"/>
    <w:rsid w:val="004517DF"/>
    <w:rsid w:val="004559BD"/>
    <w:rsid w:val="004A186B"/>
    <w:rsid w:val="004E29B3"/>
    <w:rsid w:val="00590D07"/>
    <w:rsid w:val="00676182"/>
    <w:rsid w:val="006F51A6"/>
    <w:rsid w:val="00710D56"/>
    <w:rsid w:val="00762D34"/>
    <w:rsid w:val="00776C2C"/>
    <w:rsid w:val="00777904"/>
    <w:rsid w:val="00784D58"/>
    <w:rsid w:val="007905D6"/>
    <w:rsid w:val="007A39C4"/>
    <w:rsid w:val="00800250"/>
    <w:rsid w:val="008D6863"/>
    <w:rsid w:val="008E2E17"/>
    <w:rsid w:val="00972F25"/>
    <w:rsid w:val="00985994"/>
    <w:rsid w:val="009E1DD6"/>
    <w:rsid w:val="00A824EC"/>
    <w:rsid w:val="00AA43D9"/>
    <w:rsid w:val="00AC0294"/>
    <w:rsid w:val="00B41444"/>
    <w:rsid w:val="00B86B75"/>
    <w:rsid w:val="00B86FD2"/>
    <w:rsid w:val="00BC30E0"/>
    <w:rsid w:val="00BC48D5"/>
    <w:rsid w:val="00C36279"/>
    <w:rsid w:val="00C51065"/>
    <w:rsid w:val="00D84D1A"/>
    <w:rsid w:val="00DC1C40"/>
    <w:rsid w:val="00DE75FF"/>
    <w:rsid w:val="00E035FE"/>
    <w:rsid w:val="00E315A3"/>
    <w:rsid w:val="00F27FA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91438"/>
  <w15:docId w15:val="{37BEB67D-0C40-447C-9359-4F806B841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4"/>
        <w:szCs w:val="24"/>
        <w:lang w:val="en-CA" w:eastAsia="en-US" w:bidi="ar-SA"/>
      </w:rPr>
    </w:rPrDefault>
    <w:pPrDefault>
      <w:pPr>
        <w:spacing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158D"/>
    <w:rPr>
      <w:rFonts w:ascii="Ebrima" w:hAnsi="Ebrima"/>
    </w:rPr>
  </w:style>
  <w:style w:type="paragraph" w:styleId="Heading1">
    <w:name w:val="heading 1"/>
    <w:basedOn w:val="Normal"/>
    <w:next w:val="Normal"/>
    <w:link w:val="Heading1Char"/>
    <w:uiPriority w:val="9"/>
    <w:qFormat/>
    <w:rsid w:val="00810D36"/>
    <w:pPr>
      <w:keepNext/>
      <w:keepLines/>
      <w:pageBreakBefore/>
      <w:pBdr>
        <w:bottom w:val="single" w:sz="4" w:space="1" w:color="595959" w:themeColor="text1" w:themeTint="A6"/>
      </w:pBdr>
      <w:spacing w:after="240"/>
      <w:outlineLvl w:val="0"/>
    </w:pPr>
    <w:rPr>
      <w:rFonts w:ascii="Segoe UI Semibold" w:eastAsiaTheme="majorEastAsia" w:hAnsi="Segoe UI Semibold" w:cs="Segoe UI Semibold"/>
      <w:sz w:val="28"/>
      <w:szCs w:val="32"/>
    </w:rPr>
  </w:style>
  <w:style w:type="paragraph" w:styleId="Heading2">
    <w:name w:val="heading 2"/>
    <w:basedOn w:val="Normal"/>
    <w:next w:val="Normal"/>
    <w:link w:val="Heading2Char"/>
    <w:uiPriority w:val="9"/>
    <w:unhideWhenUsed/>
    <w:qFormat/>
    <w:rsid w:val="00810D36"/>
    <w:pPr>
      <w:keepNext/>
      <w:keepLines/>
      <w:spacing w:before="240" w:after="240"/>
      <w:outlineLvl w:val="1"/>
    </w:pPr>
    <w:rPr>
      <w:rFonts w:ascii="Segoe UI Semibold" w:eastAsiaTheme="majorEastAsia" w:hAnsi="Segoe UI Semibold" w:cs="Segoe UI Semibold"/>
      <w:sz w:val="26"/>
      <w:szCs w:val="26"/>
    </w:rPr>
  </w:style>
  <w:style w:type="paragraph" w:styleId="Heading3">
    <w:name w:val="heading 3"/>
    <w:basedOn w:val="Normal"/>
    <w:next w:val="Normal"/>
    <w:link w:val="Heading3Char"/>
    <w:uiPriority w:val="9"/>
    <w:unhideWhenUsed/>
    <w:qFormat/>
    <w:rsid w:val="00810D36"/>
    <w:pPr>
      <w:keepNext/>
      <w:keepLines/>
      <w:spacing w:before="240" w:after="240"/>
      <w:outlineLvl w:val="2"/>
    </w:pPr>
    <w:rPr>
      <w:rFonts w:ascii="Segoe UI" w:eastAsiaTheme="majorEastAsia" w:hAnsi="Segoe UI" w:cs="Segoe UI"/>
      <w:b/>
      <w:szCs w:val="28"/>
    </w:rPr>
  </w:style>
  <w:style w:type="paragraph" w:styleId="Heading4">
    <w:name w:val="heading 4"/>
    <w:basedOn w:val="Normal"/>
    <w:next w:val="Normal"/>
    <w:link w:val="Heading4Char"/>
    <w:uiPriority w:val="9"/>
    <w:unhideWhenUsed/>
    <w:qFormat/>
    <w:rsid w:val="00810D36"/>
    <w:pPr>
      <w:keepNext/>
      <w:keepLines/>
      <w:spacing w:before="240" w:after="240"/>
      <w:outlineLvl w:val="3"/>
    </w:pPr>
    <w:rPr>
      <w:rFonts w:ascii="Segoe UI" w:eastAsiaTheme="majorEastAsia" w:hAnsi="Segoe UI" w:cs="Segoe UI"/>
      <w:b/>
      <w:i/>
      <w:iCs/>
      <w:szCs w:val="28"/>
    </w:rPr>
  </w:style>
  <w:style w:type="paragraph" w:styleId="Heading5">
    <w:name w:val="heading 5"/>
    <w:basedOn w:val="Heading4"/>
    <w:next w:val="Normal"/>
    <w:link w:val="Heading5Char"/>
    <w:uiPriority w:val="9"/>
    <w:unhideWhenUsed/>
    <w:qFormat/>
    <w:rsid w:val="007E4872"/>
    <w:pPr>
      <w:outlineLvl w:val="4"/>
    </w:pPr>
    <w:rPr>
      <w:rFonts w:ascii="Segoe UI Semibold" w:hAnsi="Segoe UI Semibold" w:cs="Segoe UI Semibold"/>
      <w:b w:val="0"/>
      <w:i w:val="0"/>
      <w:szCs w:val="24"/>
      <w:u w:val="single"/>
    </w:rPr>
  </w:style>
  <w:style w:type="paragraph" w:styleId="Heading6">
    <w:name w:val="heading 6"/>
    <w:basedOn w:val="Normal"/>
    <w:next w:val="Normal"/>
    <w:link w:val="Heading6Char"/>
    <w:uiPriority w:val="9"/>
    <w:unhideWhenUsed/>
    <w:qFormat/>
    <w:rsid w:val="00810D36"/>
    <w:pPr>
      <w:spacing w:before="240" w:after="240"/>
      <w:outlineLvl w:val="5"/>
    </w:pPr>
    <w:rPr>
      <w:rFonts w:ascii="Segoe UI Semibold" w:hAnsi="Segoe UI Semibold" w:cs="Segoe UI Semibol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7596"/>
    <w:pPr>
      <w:spacing w:after="480" w:line="240" w:lineRule="auto"/>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597596"/>
    <w:rPr>
      <w:rFonts w:ascii="Ebrima" w:eastAsiaTheme="majorEastAsia" w:hAnsi="Ebrima" w:cstheme="majorBidi"/>
      <w:spacing w:val="-10"/>
      <w:kern w:val="28"/>
      <w:sz w:val="40"/>
      <w:szCs w:val="56"/>
    </w:rPr>
  </w:style>
  <w:style w:type="paragraph" w:styleId="Subtitle">
    <w:name w:val="Subtitle"/>
    <w:basedOn w:val="Normal"/>
    <w:next w:val="Normal"/>
    <w:link w:val="SubtitleChar"/>
    <w:uiPriority w:val="11"/>
    <w:qFormat/>
    <w:rsid w:val="00CC27DB"/>
    <w:pPr>
      <w:numPr>
        <w:ilvl w:val="1"/>
      </w:numPr>
      <w:spacing w:after="960"/>
    </w:pPr>
    <w:rPr>
      <w:rFonts w:eastAsiaTheme="minorEastAsia" w:cstheme="minorBidi"/>
      <w:color w:val="5A5A5A" w:themeColor="text1" w:themeTint="A5"/>
      <w:spacing w:val="15"/>
      <w:sz w:val="28"/>
      <w:szCs w:val="22"/>
    </w:rPr>
  </w:style>
  <w:style w:type="character" w:customStyle="1" w:styleId="SubtitleChar">
    <w:name w:val="Subtitle Char"/>
    <w:basedOn w:val="DefaultParagraphFont"/>
    <w:link w:val="Subtitle"/>
    <w:uiPriority w:val="11"/>
    <w:rsid w:val="00CC27DB"/>
    <w:rPr>
      <w:rFonts w:ascii="Ebrima" w:eastAsiaTheme="minorEastAsia" w:hAnsi="Ebrima" w:cstheme="minorBidi"/>
      <w:color w:val="5A5A5A" w:themeColor="text1" w:themeTint="A5"/>
      <w:spacing w:val="15"/>
      <w:sz w:val="28"/>
      <w:szCs w:val="22"/>
    </w:rPr>
  </w:style>
  <w:style w:type="paragraph" w:styleId="Quote">
    <w:name w:val="Quote"/>
    <w:basedOn w:val="IntenseQuote"/>
    <w:next w:val="Normal"/>
    <w:link w:val="QuoteChar"/>
    <w:uiPriority w:val="29"/>
    <w:qFormat/>
    <w:rsid w:val="0068354C"/>
  </w:style>
  <w:style w:type="character" w:customStyle="1" w:styleId="QuoteChar">
    <w:name w:val="Quote Char"/>
    <w:basedOn w:val="DefaultParagraphFont"/>
    <w:link w:val="Quote"/>
    <w:uiPriority w:val="29"/>
    <w:rsid w:val="0068354C"/>
    <w:rPr>
      <w:rFonts w:ascii="Ebrima" w:hAnsi="Ebrima"/>
      <w:i/>
      <w:iCs/>
      <w:color w:val="0D0D0D" w:themeColor="text1" w:themeTint="F2"/>
    </w:rPr>
  </w:style>
  <w:style w:type="character" w:customStyle="1" w:styleId="Heading1Char">
    <w:name w:val="Heading 1 Char"/>
    <w:basedOn w:val="DefaultParagraphFont"/>
    <w:link w:val="Heading1"/>
    <w:uiPriority w:val="9"/>
    <w:rsid w:val="00810D36"/>
    <w:rPr>
      <w:rFonts w:ascii="Segoe UI Semibold" w:eastAsiaTheme="majorEastAsia" w:hAnsi="Segoe UI Semibold" w:cs="Segoe UI Semibold"/>
      <w:sz w:val="28"/>
      <w:szCs w:val="32"/>
    </w:rPr>
  </w:style>
  <w:style w:type="character" w:customStyle="1" w:styleId="Heading2Char">
    <w:name w:val="Heading 2 Char"/>
    <w:basedOn w:val="DefaultParagraphFont"/>
    <w:link w:val="Heading2"/>
    <w:uiPriority w:val="9"/>
    <w:rsid w:val="00810D36"/>
    <w:rPr>
      <w:rFonts w:ascii="Segoe UI Semibold" w:eastAsiaTheme="majorEastAsia" w:hAnsi="Segoe UI Semibold" w:cs="Segoe UI Semibold"/>
      <w:sz w:val="26"/>
      <w:szCs w:val="26"/>
    </w:rPr>
  </w:style>
  <w:style w:type="character" w:customStyle="1" w:styleId="Heading3Char">
    <w:name w:val="Heading 3 Char"/>
    <w:basedOn w:val="DefaultParagraphFont"/>
    <w:link w:val="Heading3"/>
    <w:uiPriority w:val="9"/>
    <w:rsid w:val="00810D36"/>
    <w:rPr>
      <w:rFonts w:ascii="Segoe UI" w:eastAsiaTheme="majorEastAsia" w:hAnsi="Segoe UI" w:cs="Segoe UI"/>
      <w:b/>
      <w:szCs w:val="28"/>
    </w:rPr>
  </w:style>
  <w:style w:type="character" w:customStyle="1" w:styleId="Heading4Char">
    <w:name w:val="Heading 4 Char"/>
    <w:basedOn w:val="DefaultParagraphFont"/>
    <w:link w:val="Heading4"/>
    <w:uiPriority w:val="9"/>
    <w:rsid w:val="00810D36"/>
    <w:rPr>
      <w:rFonts w:ascii="Segoe UI" w:eastAsiaTheme="majorEastAsia" w:hAnsi="Segoe UI" w:cs="Segoe UI"/>
      <w:b/>
      <w:i/>
      <w:iCs/>
      <w:szCs w:val="28"/>
    </w:rPr>
  </w:style>
  <w:style w:type="paragraph" w:styleId="IntenseQuote">
    <w:name w:val="Intense Quote"/>
    <w:basedOn w:val="Normal"/>
    <w:next w:val="Normal"/>
    <w:link w:val="IntenseQuoteChar"/>
    <w:uiPriority w:val="30"/>
    <w:qFormat/>
    <w:rsid w:val="00273815"/>
    <w:pPr>
      <w:pBdr>
        <w:top w:val="single" w:sz="4" w:space="10" w:color="595959" w:themeColor="text1" w:themeTint="A6"/>
        <w:bottom w:val="single" w:sz="4" w:space="10" w:color="595959" w:themeColor="text1" w:themeTint="A6"/>
      </w:pBdr>
      <w:spacing w:before="360" w:after="360"/>
      <w:ind w:left="864" w:right="864"/>
      <w:jc w:val="center"/>
    </w:pPr>
    <w:rPr>
      <w:i/>
      <w:iCs/>
      <w:color w:val="0D0D0D" w:themeColor="text1" w:themeTint="F2"/>
    </w:rPr>
  </w:style>
  <w:style w:type="character" w:customStyle="1" w:styleId="IntenseQuoteChar">
    <w:name w:val="Intense Quote Char"/>
    <w:basedOn w:val="DefaultParagraphFont"/>
    <w:link w:val="IntenseQuote"/>
    <w:uiPriority w:val="30"/>
    <w:rsid w:val="00273815"/>
    <w:rPr>
      <w:rFonts w:ascii="Ebrima" w:hAnsi="Ebrima"/>
      <w:i/>
      <w:iCs/>
      <w:color w:val="0D0D0D" w:themeColor="text1" w:themeTint="F2"/>
    </w:rPr>
  </w:style>
  <w:style w:type="character" w:customStyle="1" w:styleId="Heading5Char">
    <w:name w:val="Heading 5 Char"/>
    <w:basedOn w:val="DefaultParagraphFont"/>
    <w:link w:val="Heading5"/>
    <w:uiPriority w:val="9"/>
    <w:rsid w:val="007E4872"/>
    <w:rPr>
      <w:rFonts w:ascii="Segoe UI Semibold" w:eastAsiaTheme="majorEastAsia" w:hAnsi="Segoe UI Semibold" w:cs="Segoe UI Semibold"/>
      <w:iCs/>
      <w:u w:val="single"/>
    </w:rPr>
  </w:style>
  <w:style w:type="paragraph" w:styleId="Header">
    <w:name w:val="header"/>
    <w:basedOn w:val="Normal"/>
    <w:link w:val="HeaderChar"/>
    <w:uiPriority w:val="99"/>
    <w:unhideWhenUsed/>
    <w:rsid w:val="003F4372"/>
    <w:pPr>
      <w:tabs>
        <w:tab w:val="center" w:pos="4680"/>
        <w:tab w:val="right" w:pos="9360"/>
      </w:tabs>
      <w:spacing w:line="240" w:lineRule="auto"/>
    </w:pPr>
  </w:style>
  <w:style w:type="character" w:customStyle="1" w:styleId="HeaderChar">
    <w:name w:val="Header Char"/>
    <w:basedOn w:val="DefaultParagraphFont"/>
    <w:link w:val="Header"/>
    <w:uiPriority w:val="99"/>
    <w:rsid w:val="003F4372"/>
    <w:rPr>
      <w:rFonts w:ascii="Ebrima" w:hAnsi="Ebrima"/>
    </w:rPr>
  </w:style>
  <w:style w:type="paragraph" w:styleId="Footer">
    <w:name w:val="footer"/>
    <w:basedOn w:val="Normal"/>
    <w:link w:val="FooterChar"/>
    <w:uiPriority w:val="99"/>
    <w:unhideWhenUsed/>
    <w:rsid w:val="003F4372"/>
    <w:pPr>
      <w:tabs>
        <w:tab w:val="center" w:pos="4680"/>
        <w:tab w:val="right" w:pos="9360"/>
      </w:tabs>
      <w:spacing w:line="240" w:lineRule="auto"/>
    </w:pPr>
  </w:style>
  <w:style w:type="character" w:customStyle="1" w:styleId="FooterChar">
    <w:name w:val="Footer Char"/>
    <w:basedOn w:val="DefaultParagraphFont"/>
    <w:link w:val="Footer"/>
    <w:uiPriority w:val="99"/>
    <w:rsid w:val="003F4372"/>
    <w:rPr>
      <w:rFonts w:ascii="Ebrima" w:hAnsi="Ebrima"/>
    </w:rPr>
  </w:style>
  <w:style w:type="character" w:customStyle="1" w:styleId="Heading6Char">
    <w:name w:val="Heading 6 Char"/>
    <w:basedOn w:val="DefaultParagraphFont"/>
    <w:link w:val="Heading6"/>
    <w:uiPriority w:val="9"/>
    <w:rsid w:val="00810D36"/>
    <w:rPr>
      <w:rFonts w:ascii="Segoe UI Semibold" w:hAnsi="Segoe UI Semibold" w:cs="Segoe UI Semibold"/>
    </w:rPr>
  </w:style>
  <w:style w:type="paragraph" w:styleId="TOC1">
    <w:name w:val="toc 1"/>
    <w:basedOn w:val="Normal"/>
    <w:next w:val="Normal"/>
    <w:autoRedefine/>
    <w:uiPriority w:val="39"/>
    <w:unhideWhenUsed/>
    <w:rsid w:val="0054343A"/>
    <w:pPr>
      <w:tabs>
        <w:tab w:val="right" w:leader="dot" w:pos="9350"/>
      </w:tabs>
    </w:pPr>
    <w:rPr>
      <w:rFonts w:ascii="Segoe UI" w:hAnsi="Segoe UI" w:cs="Segoe UI"/>
      <w:b/>
      <w:bCs/>
      <w:caps/>
      <w:noProof/>
    </w:rPr>
  </w:style>
  <w:style w:type="paragraph" w:styleId="TOC2">
    <w:name w:val="toc 2"/>
    <w:basedOn w:val="Normal"/>
    <w:next w:val="Normal"/>
    <w:autoRedefine/>
    <w:uiPriority w:val="39"/>
    <w:unhideWhenUsed/>
    <w:rsid w:val="00CC27DB"/>
    <w:pPr>
      <w:tabs>
        <w:tab w:val="right" w:leader="dot" w:pos="9350"/>
      </w:tabs>
    </w:pPr>
    <w:rPr>
      <w:rFonts w:ascii="Segoe UI" w:hAnsi="Segoe UI" w:cs="Segoe UI"/>
      <w:b/>
      <w:bCs/>
      <w:noProof/>
      <w:sz w:val="20"/>
      <w:szCs w:val="20"/>
    </w:rPr>
  </w:style>
  <w:style w:type="paragraph" w:styleId="TOC3">
    <w:name w:val="toc 3"/>
    <w:basedOn w:val="Normal"/>
    <w:next w:val="Normal"/>
    <w:autoRedefine/>
    <w:uiPriority w:val="39"/>
    <w:unhideWhenUsed/>
    <w:rsid w:val="00CC27DB"/>
    <w:pPr>
      <w:tabs>
        <w:tab w:val="right" w:leader="dot" w:pos="9350"/>
      </w:tabs>
      <w:ind w:left="240"/>
    </w:pPr>
    <w:rPr>
      <w:rFonts w:ascii="Segoe UI" w:hAnsi="Segoe UI" w:cs="Segoe UI"/>
      <w:noProof/>
      <w:sz w:val="20"/>
      <w:szCs w:val="20"/>
    </w:rPr>
  </w:style>
  <w:style w:type="paragraph" w:styleId="TOC4">
    <w:name w:val="toc 4"/>
    <w:basedOn w:val="Normal"/>
    <w:next w:val="Normal"/>
    <w:autoRedefine/>
    <w:uiPriority w:val="39"/>
    <w:unhideWhenUsed/>
    <w:rsid w:val="00CE7188"/>
    <w:pPr>
      <w:ind w:left="480"/>
    </w:pPr>
    <w:rPr>
      <w:rFonts w:asciiTheme="minorHAnsi" w:hAnsiTheme="minorHAnsi"/>
      <w:sz w:val="20"/>
      <w:szCs w:val="20"/>
    </w:rPr>
  </w:style>
  <w:style w:type="paragraph" w:styleId="TOC5">
    <w:name w:val="toc 5"/>
    <w:basedOn w:val="Normal"/>
    <w:next w:val="Normal"/>
    <w:autoRedefine/>
    <w:uiPriority w:val="39"/>
    <w:unhideWhenUsed/>
    <w:rsid w:val="00CE7188"/>
    <w:pPr>
      <w:ind w:left="720"/>
    </w:pPr>
    <w:rPr>
      <w:rFonts w:asciiTheme="minorHAnsi" w:hAnsiTheme="minorHAnsi"/>
      <w:sz w:val="20"/>
      <w:szCs w:val="20"/>
    </w:rPr>
  </w:style>
  <w:style w:type="paragraph" w:styleId="TOC6">
    <w:name w:val="toc 6"/>
    <w:basedOn w:val="Normal"/>
    <w:next w:val="Normal"/>
    <w:autoRedefine/>
    <w:uiPriority w:val="39"/>
    <w:unhideWhenUsed/>
    <w:rsid w:val="00CE7188"/>
    <w:pPr>
      <w:ind w:left="960"/>
    </w:pPr>
    <w:rPr>
      <w:rFonts w:asciiTheme="minorHAnsi" w:hAnsiTheme="minorHAnsi"/>
      <w:sz w:val="20"/>
      <w:szCs w:val="20"/>
    </w:rPr>
  </w:style>
  <w:style w:type="paragraph" w:styleId="TOC7">
    <w:name w:val="toc 7"/>
    <w:basedOn w:val="Normal"/>
    <w:next w:val="Normal"/>
    <w:autoRedefine/>
    <w:uiPriority w:val="39"/>
    <w:unhideWhenUsed/>
    <w:rsid w:val="00CE7188"/>
    <w:pPr>
      <w:ind w:left="1200"/>
    </w:pPr>
    <w:rPr>
      <w:rFonts w:asciiTheme="minorHAnsi" w:hAnsiTheme="minorHAnsi"/>
      <w:sz w:val="20"/>
      <w:szCs w:val="20"/>
    </w:rPr>
  </w:style>
  <w:style w:type="paragraph" w:styleId="TOC8">
    <w:name w:val="toc 8"/>
    <w:basedOn w:val="Normal"/>
    <w:next w:val="Normal"/>
    <w:autoRedefine/>
    <w:uiPriority w:val="39"/>
    <w:unhideWhenUsed/>
    <w:rsid w:val="00CE7188"/>
    <w:pPr>
      <w:ind w:left="1440"/>
    </w:pPr>
    <w:rPr>
      <w:rFonts w:asciiTheme="minorHAnsi" w:hAnsiTheme="minorHAnsi"/>
      <w:sz w:val="20"/>
      <w:szCs w:val="20"/>
    </w:rPr>
  </w:style>
  <w:style w:type="paragraph" w:styleId="TOC9">
    <w:name w:val="toc 9"/>
    <w:basedOn w:val="Normal"/>
    <w:next w:val="Normal"/>
    <w:autoRedefine/>
    <w:uiPriority w:val="39"/>
    <w:unhideWhenUsed/>
    <w:rsid w:val="00CE7188"/>
    <w:pPr>
      <w:ind w:left="1680"/>
    </w:pPr>
    <w:rPr>
      <w:rFonts w:asciiTheme="minorHAnsi" w:hAnsiTheme="minorHAnsi"/>
      <w:sz w:val="20"/>
      <w:szCs w:val="20"/>
    </w:rPr>
  </w:style>
  <w:style w:type="character" w:styleId="Hyperlink">
    <w:name w:val="Hyperlink"/>
    <w:basedOn w:val="DefaultParagraphFont"/>
    <w:uiPriority w:val="99"/>
    <w:unhideWhenUsed/>
    <w:rsid w:val="00CE7188"/>
    <w:rPr>
      <w:color w:val="0563C1" w:themeColor="hyperlink"/>
      <w:u w:val="single"/>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styleId="BalloonText">
    <w:name w:val="Balloon Text"/>
    <w:basedOn w:val="Normal"/>
    <w:link w:val="BalloonTextChar"/>
    <w:uiPriority w:val="99"/>
    <w:semiHidden/>
    <w:unhideWhenUsed/>
    <w:rsid w:val="002D457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4575"/>
    <w:rPr>
      <w:rFonts w:ascii="Segoe UI" w:hAnsi="Segoe UI" w:cs="Segoe UI"/>
      <w:sz w:val="18"/>
      <w:szCs w:val="18"/>
    </w:rPr>
  </w:style>
  <w:style w:type="paragraph" w:styleId="Bibliography">
    <w:name w:val="Bibliography"/>
    <w:basedOn w:val="Normal"/>
    <w:next w:val="Normal"/>
    <w:uiPriority w:val="37"/>
    <w:unhideWhenUsed/>
    <w:rsid w:val="00D3712C"/>
    <w:pPr>
      <w:ind w:left="720" w:hanging="720"/>
    </w:pPr>
    <w:rPr>
      <w:noProof/>
    </w:rPr>
  </w:style>
  <w:style w:type="character" w:styleId="SubtleEmphasis">
    <w:name w:val="Subtle Emphasis"/>
    <w:basedOn w:val="DefaultParagraphFont"/>
    <w:uiPriority w:val="19"/>
    <w:qFormat/>
    <w:rsid w:val="00CC27DB"/>
    <w:rPr>
      <w:i/>
      <w:iCs/>
      <w:color w:val="404040" w:themeColor="text1" w:themeTint="BF"/>
    </w:rPr>
  </w:style>
  <w:style w:type="paragraph" w:styleId="ListParagraph">
    <w:name w:val="List Paragraph"/>
    <w:basedOn w:val="Normal"/>
    <w:uiPriority w:val="34"/>
    <w:qFormat/>
    <w:rsid w:val="000E25D6"/>
    <w:pPr>
      <w:ind w:left="720"/>
      <w:contextualSpacing/>
    </w:pPr>
  </w:style>
  <w:style w:type="paragraph" w:styleId="TOCHeading">
    <w:name w:val="TOC Heading"/>
    <w:basedOn w:val="Heading1"/>
    <w:next w:val="Normal"/>
    <w:uiPriority w:val="39"/>
    <w:unhideWhenUsed/>
    <w:qFormat/>
    <w:rsid w:val="00A9074C"/>
    <w:pPr>
      <w:pageBreakBefore w:val="0"/>
      <w:pBdr>
        <w:bottom w:val="single" w:sz="4" w:space="1" w:color="auto"/>
      </w:pBdr>
      <w:outlineLvl w:val="9"/>
    </w:pPr>
    <w:rPr>
      <w:rFonts w:asciiTheme="majorHAnsi" w:hAnsiTheme="majorHAnsi" w:cstheme="majorBidi"/>
      <w:b/>
      <w:bCs/>
      <w:color w:val="595959" w:themeColor="text1" w:themeTint="A6"/>
      <w:sz w:val="32"/>
      <w:lang w:val="en-US"/>
    </w:rPr>
  </w:style>
  <w:style w:type="character" w:styleId="CommentReference">
    <w:name w:val="annotation reference"/>
    <w:basedOn w:val="DefaultParagraphFont"/>
    <w:uiPriority w:val="99"/>
    <w:semiHidden/>
    <w:unhideWhenUsed/>
    <w:rsid w:val="00164BDC"/>
    <w:rPr>
      <w:sz w:val="16"/>
      <w:szCs w:val="16"/>
    </w:rPr>
  </w:style>
  <w:style w:type="paragraph" w:styleId="CommentText">
    <w:name w:val="annotation text"/>
    <w:basedOn w:val="Normal"/>
    <w:link w:val="CommentTextChar"/>
    <w:uiPriority w:val="99"/>
    <w:semiHidden/>
    <w:unhideWhenUsed/>
    <w:rsid w:val="00164BDC"/>
    <w:pPr>
      <w:spacing w:line="240" w:lineRule="auto"/>
    </w:pPr>
    <w:rPr>
      <w:sz w:val="20"/>
      <w:szCs w:val="20"/>
    </w:rPr>
  </w:style>
  <w:style w:type="character" w:customStyle="1" w:styleId="CommentTextChar">
    <w:name w:val="Comment Text Char"/>
    <w:basedOn w:val="DefaultParagraphFont"/>
    <w:link w:val="CommentText"/>
    <w:uiPriority w:val="99"/>
    <w:semiHidden/>
    <w:rsid w:val="00164BDC"/>
    <w:rPr>
      <w:rFonts w:ascii="Ebrima" w:hAnsi="Ebrima"/>
      <w:sz w:val="20"/>
      <w:szCs w:val="20"/>
    </w:rPr>
  </w:style>
  <w:style w:type="paragraph" w:styleId="CommentSubject">
    <w:name w:val="annotation subject"/>
    <w:basedOn w:val="CommentText"/>
    <w:next w:val="CommentText"/>
    <w:link w:val="CommentSubjectChar"/>
    <w:uiPriority w:val="99"/>
    <w:semiHidden/>
    <w:unhideWhenUsed/>
    <w:rsid w:val="00164BDC"/>
    <w:rPr>
      <w:b/>
      <w:bCs/>
    </w:rPr>
  </w:style>
  <w:style w:type="character" w:customStyle="1" w:styleId="CommentSubjectChar">
    <w:name w:val="Comment Subject Char"/>
    <w:basedOn w:val="CommentTextChar"/>
    <w:link w:val="CommentSubject"/>
    <w:uiPriority w:val="99"/>
    <w:semiHidden/>
    <w:rsid w:val="00164BDC"/>
    <w:rPr>
      <w:rFonts w:ascii="Ebrima" w:hAnsi="Ebrima"/>
      <w:b/>
      <w:bCs/>
      <w:sz w:val="20"/>
      <w:szCs w:val="20"/>
    </w:rPr>
  </w:style>
  <w:style w:type="character" w:styleId="FollowedHyperlink">
    <w:name w:val="FollowedHyperlink"/>
    <w:basedOn w:val="DefaultParagraphFont"/>
    <w:uiPriority w:val="99"/>
    <w:semiHidden/>
    <w:unhideWhenUsed/>
    <w:rsid w:val="0080025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i.org/10.1111/ele.12897"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2.gov.bc.ca/gov/content/governments/organizational-structure/ministries-organizations/ministries/environment-climate-change" TargetMode="External"/><Relationship Id="rId47" Type="http://schemas.openxmlformats.org/officeDocument/2006/relationships/hyperlink" Target="http://scholar.google.com/scholar?hl=en%7B\&amp;%7DbtnG=Search%7B\&amp;%7Dq=intitle:Running+Pure%7B\" TargetMode="External"/><Relationship Id="rId50" Type="http://schemas.openxmlformats.org/officeDocument/2006/relationships/hyperlink" Target="https://doi.org/10.3133/fs06700" TargetMode="External"/><Relationship Id="rId55" Type="http://schemas.openxmlformats.org/officeDocument/2006/relationships/hyperlink" Target="https://doi.org/10.1016/j.chemosphere.2015.03.039" TargetMode="External"/><Relationship Id="rId63" Type="http://schemas.openxmlformats.org/officeDocument/2006/relationships/hyperlink" Target="https://doi.org/10.1007/s10533-015-0103-6" TargetMode="External"/><Relationship Id="rId68" Type="http://schemas.openxmlformats.org/officeDocument/2006/relationships/hyperlink" Target="https://doi.org/10.1007/sl0533-010-9416-7" TargetMode="External"/><Relationship Id="rId76" Type="http://schemas.openxmlformats.org/officeDocument/2006/relationships/fontTable" Target="fontTable.xml"/><Relationship Id="rId7" Type="http://schemas.openxmlformats.org/officeDocument/2006/relationships/hyperlink" Target="https://www.grad.ubc.ca/sites/default/files/doc/page/thesis_sample_prefaces.pdf" TargetMode="External"/><Relationship Id="rId71" Type="http://schemas.openxmlformats.org/officeDocument/2006/relationships/hyperlink" Target="https://doi.org/10.1111/j.1365-2427.2011.02613.x"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oi.org/10.1021/es103992s" TargetMode="External"/><Relationship Id="rId45" Type="http://schemas.openxmlformats.org/officeDocument/2006/relationships/hyperlink" Target="https://doi.org/10.1016/B978-0-12-382092-1.00019-1" TargetMode="External"/><Relationship Id="rId53" Type="http://schemas.openxmlformats.org/officeDocument/2006/relationships/hyperlink" Target="https://www.healthlinkbc.ca/healthlinkbc-files/drinking-water-chlorination" TargetMode="External"/><Relationship Id="rId58" Type="http://schemas.openxmlformats.org/officeDocument/2006/relationships/hyperlink" Target="https://archive.org/details/metaltransportre00lazeuoft/mode/2up" TargetMode="External"/><Relationship Id="rId66" Type="http://schemas.openxmlformats.org/officeDocument/2006/relationships/hyperlink" Target="https://doi.org/10.1016/S0003-2670(96)00412-6" TargetMode="External"/><Relationship Id="rId74" Type="http://schemas.openxmlformats.org/officeDocument/2006/relationships/hyperlink" Target="https://doi.org/10.1007/s11356-015-4078-6" TargetMode="External"/><Relationship Id="rId79" Type="http://schemas.microsoft.com/office/2018/08/relationships/commentsExtensible" Target="commentsExtensible.xml"/><Relationship Id="rId5" Type="http://schemas.openxmlformats.org/officeDocument/2006/relationships/footnotes" Target="footnotes.xml"/><Relationship Id="rId61" Type="http://schemas.openxmlformats.org/officeDocument/2006/relationships/hyperlink" Target="https://doi.org/10.1016/j.cis.2010.06.007" TargetMode="Externa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oi.org/10.1139/cjfas-2014-0400" TargetMode="External"/><Relationship Id="rId52" Type="http://schemas.openxmlformats.org/officeDocument/2006/relationships/hyperlink" Target="https://www.canada.ca/en/health-canada/services/healthy-living/your-health/environment/drinking-water-chlorination.html" TargetMode="External"/><Relationship Id="rId60" Type="http://schemas.openxmlformats.org/officeDocument/2006/relationships/hyperlink" Target="https://doi.org/10.1016/j.chemosphere.2011.01.018" TargetMode="External"/><Relationship Id="rId65" Type="http://schemas.openxmlformats.org/officeDocument/2006/relationships/hyperlink" Target="https://doi.org/10.1007/s11270-013-1651-9" TargetMode="External"/><Relationship Id="rId73" Type="http://schemas.openxmlformats.org/officeDocument/2006/relationships/hyperlink" Target="https://doi.org/10.1021/es030360x"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i.org/10.2166/aqua.2008.064" TargetMode="External"/><Relationship Id="rId48" Type="http://schemas.openxmlformats.org/officeDocument/2006/relationships/hyperlink" Target="http://www.standardmethods.org/" TargetMode="External"/><Relationship Id="rId56" Type="http://schemas.openxmlformats.org/officeDocument/2006/relationships/hyperlink" Target="https://doi.org/10.1002/j.1551-8833.1995.tb06302.x" TargetMode="External"/><Relationship Id="rId64" Type="http://schemas.openxmlformats.org/officeDocument/2006/relationships/hyperlink" Target="https://doi.org/10.5194/bg-10-2315-2013" TargetMode="External"/><Relationship Id="rId69" Type="http://schemas.openxmlformats.org/officeDocument/2006/relationships/hyperlink" Target="https://www.jstor.org/stable/24702986" TargetMode="External"/><Relationship Id="rId77" Type="http://schemas.microsoft.com/office/2011/relationships/people" Target="people.xml"/><Relationship Id="rId8" Type="http://schemas.openxmlformats.org/officeDocument/2006/relationships/hyperlink" Target="http://stackoverflow.com" TargetMode="External"/><Relationship Id="rId51" Type="http://schemas.openxmlformats.org/officeDocument/2006/relationships/hyperlink" Target="https://www.canada.ca/content/dam/hc-sc/documents/programs/consultation-organic-matter-drinking-water/NOM20190129-eng.pdf" TargetMode="External"/><Relationship Id="rId72" Type="http://schemas.openxmlformats.org/officeDocument/2006/relationships/hyperlink" Target="https://doi.org/10.1007/s10533-008-9207-6"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46" Type="http://schemas.openxmlformats.org/officeDocument/2006/relationships/hyperlink" Target="https://doi.org/10.1016/j.watres.2016.08.031" TargetMode="External"/><Relationship Id="rId59" Type="http://schemas.openxmlformats.org/officeDocument/2006/relationships/hyperlink" Target="https://doi.org/10.1016/j.jhazmat.2014.02.009" TargetMode="External"/><Relationship Id="rId67" Type="http://schemas.openxmlformats.org/officeDocument/2006/relationships/hyperlink" Target="https://www.for.gov.bc.ca/hfd/pubs/docs/lmh/Lmh66/LMH66%7B\_%7Dvolume2of2.pdf" TargetMode="External"/><Relationship Id="rId20" Type="http://schemas.openxmlformats.org/officeDocument/2006/relationships/image" Target="media/image9.png"/><Relationship Id="rId41" Type="http://schemas.openxmlformats.org/officeDocument/2006/relationships/hyperlink" Target="https://doi.org/10.1016/j.jhydrol.2014.05.060" TargetMode="External"/><Relationship Id="rId54" Type="http://schemas.openxmlformats.org/officeDocument/2006/relationships/hyperlink" Target="https://www.jstor.org/stable/40058211" TargetMode="External"/><Relationship Id="rId62" Type="http://schemas.openxmlformats.org/officeDocument/2006/relationships/hyperlink" Target="https://www.jstor.org/stable/1937326" TargetMode="External"/><Relationship Id="rId70" Type="http://schemas.openxmlformats.org/officeDocument/2006/relationships/hyperlink" Target="https://doi.org/10.1016/j.mrrev.2007.09.001" TargetMode="External"/><Relationship Id="rId75" Type="http://schemas.openxmlformats.org/officeDocument/2006/relationships/hyperlink" Target="https://doi.org/10.1029/2018GL08000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oi.org/10.1016/j.watres.2010.08.051" TargetMode="External"/><Relationship Id="rId57" Type="http://schemas.openxmlformats.org/officeDocument/2006/relationships/hyperlink" Target="https://doi.org/doi:10.1046/j.1365-2427.1997.d01-539.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690</TotalTime>
  <Pages>70</Pages>
  <Words>14873</Words>
  <Characters>84780</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Quantifying synchrony and variability in source water quality across nested catchments of a protected second growth forested water supply area</vt:lpstr>
    </vt:vector>
  </TitlesOfParts>
  <Company/>
  <LinksUpToDate>false</LinksUpToDate>
  <CharactersWithSpaces>99455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Quantifying synchrony and variability in source water quality across nested catchments of a protected second growth forested water supply area</dc:title>
  <dc:creator>Hannah J. McSorley</dc:creator>
  <cp:keywords/>
  <cp:lastModifiedBy>Hannah McSorley</cp:lastModifiedBy>
  <cp:revision>5</cp:revision>
  <cp:lastPrinted>2020-05-19T16:52:00Z</cp:lastPrinted>
  <dcterms:created xsi:type="dcterms:W3CDTF">2020-06-07T18:06:00Z</dcterms:created>
  <dcterms:modified xsi:type="dcterms:W3CDTF">2020-06-08T05:35:00Z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2020</vt:lpwstr>
  </property>
  <property fmtid="{D5CDD505-2E9C-101B-9397-08002B2CF9AE}" pid="4" name="link-citations">
    <vt:lpwstr>yes</vt:lpwstr>
  </property>
  <property fmtid="{D5CDD505-2E9C-101B-9397-08002B2CF9AE}" pid="5" name="output">
    <vt:lpwstr/>
  </property>
  <property fmtid="{D5CDD505-2E9C-101B-9397-08002B2CF9AE}" pid="6" name="site">
    <vt:lpwstr>bookdown::bookdown_site</vt:lpwstr>
  </property>
  <property fmtid="{D5CDD505-2E9C-101B-9397-08002B2CF9AE}" pid="7" name="tables">
    <vt:lpwstr>True</vt:lpwstr>
  </property>
</Properties>
</file>